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5754" w14:textId="29C29E00" w:rsidR="009273A9" w:rsidRDefault="00FB2E4B" w:rsidP="0095137A">
      <w:pPr>
        <w:pStyle w:val="Heading3"/>
      </w:pPr>
      <w:r w:rsidRPr="3410A1E5">
        <w:t>Em caso de dúvida sobre o preenchimento e processo de formalização de projetos institucionais entre em contato com o Escritório Corporativo de Projetos Institucionais – ECP – Ramal 4854</w:t>
      </w:r>
    </w:p>
    <w:p w14:paraId="619B1045" w14:textId="77777777" w:rsidR="00FB2E4B" w:rsidRDefault="00FB2E4B" w:rsidP="00FB2E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2"/>
        <w:jc w:val="both"/>
        <w:rPr>
          <w:rFonts w:ascii="Arial" w:eastAsia="Arial" w:hAnsi="Arial" w:cs="Arial"/>
          <w:color w:val="000000"/>
        </w:rPr>
      </w:pPr>
    </w:p>
    <w:tbl>
      <w:tblPr>
        <w:tblW w:w="1034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5399"/>
        <w:gridCol w:w="1973"/>
        <w:gridCol w:w="2977"/>
      </w:tblGrid>
      <w:tr w:rsidR="009273A9" w14:paraId="3D53F643" w14:textId="77777777" w:rsidTr="1AD65567">
        <w:trPr>
          <w:trHeight w:val="975"/>
        </w:trPr>
        <w:tc>
          <w:tcPr>
            <w:tcW w:w="10349" w:type="dxa"/>
            <w:gridSpan w:val="3"/>
            <w:shd w:val="clear" w:color="auto" w:fill="002060"/>
            <w:vAlign w:val="center"/>
          </w:tcPr>
          <w:p w14:paraId="72AEF759" w14:textId="5C6B8E8F" w:rsidR="009273A9" w:rsidRDefault="009273A9" w:rsidP="00184175">
            <w:pPr>
              <w:tabs>
                <w:tab w:val="left" w:pos="1623"/>
              </w:tabs>
              <w:jc w:val="center"/>
            </w:pPr>
            <w:r>
              <w:rPr>
                <w:b/>
                <w:color w:val="FFFFFF"/>
                <w:sz w:val="28"/>
                <w:szCs w:val="28"/>
              </w:rPr>
              <w:t>IDENTIFICAÇÃO</w:t>
            </w:r>
            <w:r>
              <w:rPr>
                <w:b/>
                <w:color w:val="FFFFFF"/>
                <w:sz w:val="36"/>
                <w:szCs w:val="36"/>
              </w:rPr>
              <w:t xml:space="preserve"> </w:t>
            </w:r>
            <w:r>
              <w:rPr>
                <w:b/>
                <w:color w:val="FFFFFF"/>
                <w:sz w:val="28"/>
                <w:szCs w:val="28"/>
              </w:rPr>
              <w:t>DO PROJETO</w:t>
            </w:r>
          </w:p>
        </w:tc>
      </w:tr>
      <w:tr w:rsidR="00AB3A81" w:rsidRPr="004D30A1" w14:paraId="03E3C61D" w14:textId="77777777" w:rsidTr="1AD65567">
        <w:trPr>
          <w:trHeight w:val="692"/>
        </w:trPr>
        <w:tc>
          <w:tcPr>
            <w:tcW w:w="10349" w:type="dxa"/>
            <w:gridSpan w:val="3"/>
            <w:shd w:val="clear" w:color="auto" w:fill="FFFFFF" w:themeFill="background1"/>
            <w:vAlign w:val="center"/>
          </w:tcPr>
          <w:p w14:paraId="591B3597" w14:textId="77777777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Nome do projeto</w:t>
            </w:r>
          </w:p>
        </w:tc>
      </w:tr>
      <w:tr w:rsidR="00AB3A81" w:rsidRPr="004D30A1" w14:paraId="2A688243" w14:textId="77777777" w:rsidTr="1AD65567">
        <w:trPr>
          <w:trHeight w:val="780"/>
        </w:trPr>
        <w:tc>
          <w:tcPr>
            <w:tcW w:w="10349" w:type="dxa"/>
            <w:gridSpan w:val="3"/>
            <w:shd w:val="clear" w:color="auto" w:fill="FFFFFF" w:themeFill="background1"/>
            <w:vAlign w:val="center"/>
          </w:tcPr>
          <w:p w14:paraId="693ED46E" w14:textId="42995AAC" w:rsidR="001D4849" w:rsidRPr="001D4849" w:rsidRDefault="00D20445" w:rsidP="00AB3A81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Estruturação da E</w:t>
            </w:r>
            <w:r w:rsidR="00E134D5">
              <w:rPr>
                <w:i/>
                <w:sz w:val="28"/>
                <w:szCs w:val="28"/>
              </w:rPr>
              <w:t>scola</w:t>
            </w:r>
            <w:r w:rsidR="00F80404">
              <w:rPr>
                <w:i/>
                <w:sz w:val="28"/>
                <w:szCs w:val="28"/>
              </w:rPr>
              <w:t xml:space="preserve"> Nacional</w:t>
            </w:r>
            <w:r w:rsidR="002662B0">
              <w:rPr>
                <w:i/>
                <w:sz w:val="28"/>
                <w:szCs w:val="28"/>
              </w:rPr>
              <w:t xml:space="preserve"> e aperfeiçoamento</w:t>
            </w:r>
            <w:r w:rsidR="00EA65D1">
              <w:rPr>
                <w:i/>
                <w:sz w:val="28"/>
                <w:szCs w:val="28"/>
              </w:rPr>
              <w:t xml:space="preserve"> de servidores</w:t>
            </w:r>
            <w:r w:rsidR="00F80404">
              <w:rPr>
                <w:i/>
                <w:sz w:val="28"/>
                <w:szCs w:val="28"/>
              </w:rPr>
              <w:t xml:space="preserve"> do Poder Judiciário.</w:t>
            </w:r>
          </w:p>
        </w:tc>
      </w:tr>
      <w:tr w:rsidR="00AB3A81" w:rsidRPr="004D30A1" w14:paraId="454F5219" w14:textId="77777777" w:rsidTr="1AD65567">
        <w:trPr>
          <w:trHeight w:val="273"/>
        </w:trPr>
        <w:tc>
          <w:tcPr>
            <w:tcW w:w="5399" w:type="dxa"/>
            <w:shd w:val="clear" w:color="auto" w:fill="FFFFFF" w:themeFill="background1"/>
            <w:vAlign w:val="center"/>
          </w:tcPr>
          <w:p w14:paraId="065A1950" w14:textId="77777777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Data de elaboração do TAP</w:t>
            </w:r>
          </w:p>
        </w:tc>
        <w:tc>
          <w:tcPr>
            <w:tcW w:w="4950" w:type="dxa"/>
            <w:gridSpan w:val="2"/>
            <w:shd w:val="clear" w:color="auto" w:fill="FFFFFF" w:themeFill="background1"/>
            <w:vAlign w:val="center"/>
          </w:tcPr>
          <w:p w14:paraId="4989C4CA" w14:textId="77777777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i/>
                <w:sz w:val="28"/>
                <w:szCs w:val="28"/>
              </w:rPr>
              <w:t>xx/xx /xxxx</w:t>
            </w:r>
          </w:p>
        </w:tc>
      </w:tr>
      <w:tr w:rsidR="00AB3A81" w:rsidRPr="004D30A1" w14:paraId="3C40B0AC" w14:textId="77777777" w:rsidTr="1AD65567">
        <w:trPr>
          <w:trHeight w:val="276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0F0D6552" w14:textId="1BAE5065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Patrocinador do projeto</w:t>
            </w:r>
            <w:r w:rsidR="00D912F1" w:rsidRPr="004D30A1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0FF4C545" w14:textId="77777777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="00AB3A81" w:rsidRPr="004D30A1" w14:paraId="5696367E" w14:textId="77777777" w:rsidTr="1AD65567">
        <w:trPr>
          <w:trHeight w:val="390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18C690B3" w14:textId="5187224D" w:rsidR="009273A9" w:rsidRPr="004D30A1" w:rsidRDefault="4E950AB1" w:rsidP="03D87633">
            <w:pPr>
              <w:rPr>
                <w:i/>
                <w:iCs/>
              </w:rPr>
            </w:pPr>
            <w:r w:rsidRPr="03D87633">
              <w:rPr>
                <w:i/>
                <w:iCs/>
              </w:rPr>
              <w:t>Dr. Paulo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14A9F12E" w14:textId="464904CF" w:rsidR="009273A9" w:rsidRPr="004D30A1" w:rsidRDefault="02A50EC9" w:rsidP="03D87633">
            <w:r w:rsidRPr="03D87633">
              <w:rPr>
                <w:i/>
                <w:iCs/>
              </w:rPr>
              <w:t>Secretário da SEP</w:t>
            </w:r>
          </w:p>
        </w:tc>
      </w:tr>
      <w:tr w:rsidR="00AB3A81" w:rsidRPr="004D30A1" w14:paraId="3495D461" w14:textId="77777777" w:rsidTr="1AD65567">
        <w:trPr>
          <w:trHeight w:val="246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5BB5763C" w14:textId="6239A240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Supervisor do Projeto</w:t>
            </w:r>
            <w:r w:rsidR="00E2275B" w:rsidRPr="004D30A1">
              <w:rPr>
                <w:b/>
                <w:sz w:val="28"/>
                <w:szCs w:val="28"/>
              </w:rPr>
              <w:t xml:space="preserve"> / Gestor Negocial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5B85BC4E" w14:textId="77777777" w:rsidR="009273A9" w:rsidRPr="004D30A1" w:rsidRDefault="009273A9" w:rsidP="00184175">
            <w:pPr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="00AB3A81" w:rsidRPr="004D30A1" w14:paraId="405D0DB0" w14:textId="77777777" w:rsidTr="1AD6556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7301511F" w14:textId="165E6466" w:rsidR="009273A9" w:rsidRPr="004D30A1" w:rsidRDefault="223D5133" w:rsidP="7EDEB973">
            <w:r w:rsidRPr="7EDEB973">
              <w:rPr>
                <w:i/>
                <w:iCs/>
              </w:rPr>
              <w:t xml:space="preserve">Dr. Daniel </w:t>
            </w:r>
            <w:r w:rsidR="5B12999E" w:rsidRPr="7EDEB973">
              <w:rPr>
                <w:i/>
                <w:iCs/>
              </w:rPr>
              <w:t>Avelar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149201D5" w14:textId="3E5AE6F0" w:rsidR="009273A9" w:rsidRPr="004D30A1" w:rsidRDefault="4B31DB4D" w:rsidP="03D87633">
            <w:r w:rsidRPr="03D87633">
              <w:rPr>
                <w:i/>
                <w:iCs/>
                <w:sz w:val="24"/>
                <w:szCs w:val="24"/>
              </w:rPr>
              <w:t>Juiz auxiliar da SEP</w:t>
            </w:r>
          </w:p>
        </w:tc>
      </w:tr>
      <w:tr w:rsidR="00AB3A81" w:rsidRPr="004D30A1" w14:paraId="2734CF23" w14:textId="77777777" w:rsidTr="1AD65567">
        <w:trPr>
          <w:trHeight w:val="182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4CE2F373" w14:textId="77777777" w:rsidR="009273A9" w:rsidRPr="004D30A1" w:rsidRDefault="009273A9" w:rsidP="00184175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Gerente do Projeto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39A26CCD" w14:textId="77777777" w:rsidR="009273A9" w:rsidRPr="004D30A1" w:rsidRDefault="009273A9" w:rsidP="00184175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="00AB3A81" w:rsidRPr="004D30A1" w14:paraId="4B9B3565" w14:textId="77777777" w:rsidTr="1AD65567">
        <w:trPr>
          <w:trHeight w:val="703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2FFB4350" w14:textId="69106D5D" w:rsidR="009273A9" w:rsidRPr="004D30A1" w:rsidRDefault="2A576500" w:rsidP="7EDEB973">
            <w:pPr>
              <w:pStyle w:val="NormalWeb"/>
            </w:pPr>
            <w:r w:rsidRPr="7EDEB973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Fábio</w:t>
            </w:r>
            <w:r w:rsidR="646BC02D" w:rsidRPr="7EDEB973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 Lopes Fernandes Ramos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5552267C" w14:textId="5DFEE683" w:rsidR="009273A9" w:rsidRPr="004D30A1" w:rsidRDefault="646BC02D" w:rsidP="7EDEB973">
            <w:r w:rsidRPr="7EDEB973">
              <w:rPr>
                <w:i/>
                <w:iCs/>
                <w:sz w:val="24"/>
                <w:szCs w:val="24"/>
              </w:rPr>
              <w:t>Diretor ENAJU</w:t>
            </w:r>
          </w:p>
        </w:tc>
      </w:tr>
      <w:tr w:rsidR="00AB3A81" w:rsidRPr="004D30A1" w14:paraId="1636F80D" w14:textId="77777777" w:rsidTr="1AD65567">
        <w:trPr>
          <w:trHeight w:val="223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6FD6ACB7" w14:textId="77777777" w:rsidR="009273A9" w:rsidRPr="004D30A1" w:rsidRDefault="009273A9" w:rsidP="00184175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Equipe do Projeto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19ACD368" w14:textId="77777777" w:rsidR="009273A9" w:rsidRPr="004D30A1" w:rsidRDefault="009273A9" w:rsidP="00184175">
            <w:pPr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Cargo/Função/Unidade</w:t>
            </w:r>
          </w:p>
        </w:tc>
      </w:tr>
      <w:tr w:rsidR="00AB3A81" w:rsidRPr="004D30A1" w14:paraId="687080F4" w14:textId="77777777" w:rsidTr="1AD6556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  <w:vAlign w:val="center"/>
          </w:tcPr>
          <w:p w14:paraId="2E30EF53" w14:textId="109FE6D1" w:rsidR="009273A9" w:rsidRPr="004D30A1" w:rsidRDefault="009273A9" w:rsidP="00184175">
            <w:pPr>
              <w:rPr>
                <w:i/>
              </w:rPr>
            </w:pPr>
            <w:r w:rsidRPr="004D30A1">
              <w:rPr>
                <w:i/>
              </w:rPr>
              <w:t xml:space="preserve">Indicar participantes da equipe   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265A11FB" w14:textId="77777777" w:rsidR="009273A9" w:rsidRPr="004D30A1" w:rsidRDefault="009273A9" w:rsidP="00184175">
            <w:pPr>
              <w:rPr>
                <w:i/>
              </w:rPr>
            </w:pPr>
            <w:r w:rsidRPr="004D30A1">
              <w:rPr>
                <w:i/>
              </w:rPr>
              <w:t>(Cargo/Função/Unidade)</w:t>
            </w:r>
          </w:p>
        </w:tc>
      </w:tr>
      <w:tr w:rsidR="00AB3A81" w:rsidRPr="004D30A1" w14:paraId="51F480D2" w14:textId="77777777" w:rsidTr="1AD65567">
        <w:trPr>
          <w:trHeight w:val="576"/>
        </w:trPr>
        <w:tc>
          <w:tcPr>
            <w:tcW w:w="7372" w:type="dxa"/>
            <w:gridSpan w:val="2"/>
            <w:shd w:val="clear" w:color="auto" w:fill="FFFFFF" w:themeFill="background1"/>
          </w:tcPr>
          <w:p w14:paraId="3F100860" w14:textId="77777777" w:rsidR="009273A9" w:rsidRPr="004D30A1" w:rsidRDefault="009273A9" w:rsidP="00184175">
            <w:pPr>
              <w:rPr>
                <w:i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651E2EC1" w14:textId="77777777" w:rsidR="009273A9" w:rsidRPr="004D30A1" w:rsidRDefault="009273A9" w:rsidP="00184175">
            <w:pPr>
              <w:rPr>
                <w:i/>
              </w:rPr>
            </w:pPr>
          </w:p>
        </w:tc>
      </w:tr>
      <w:tr w:rsidR="009273A9" w:rsidRPr="004D30A1" w14:paraId="6146A48B" w14:textId="77777777" w:rsidTr="1AD65567">
        <w:trPr>
          <w:trHeight w:val="576"/>
        </w:trPr>
        <w:tc>
          <w:tcPr>
            <w:tcW w:w="7372" w:type="dxa"/>
            <w:gridSpan w:val="2"/>
          </w:tcPr>
          <w:p w14:paraId="2BFEE8E8" w14:textId="77777777" w:rsidR="009273A9" w:rsidRPr="004D30A1" w:rsidRDefault="009273A9" w:rsidP="00184175">
            <w:pPr>
              <w:rPr>
                <w:i/>
                <w:sz w:val="24"/>
                <w:szCs w:val="24"/>
              </w:rPr>
            </w:pPr>
          </w:p>
        </w:tc>
        <w:tc>
          <w:tcPr>
            <w:tcW w:w="2977" w:type="dxa"/>
          </w:tcPr>
          <w:p w14:paraId="6D39E658" w14:textId="77777777" w:rsidR="009273A9" w:rsidRPr="004D30A1" w:rsidRDefault="009273A9" w:rsidP="00184175">
            <w:pPr>
              <w:rPr>
                <w:i/>
                <w:sz w:val="24"/>
                <w:szCs w:val="24"/>
              </w:rPr>
            </w:pPr>
          </w:p>
        </w:tc>
      </w:tr>
      <w:tr w:rsidR="009273A9" w:rsidRPr="004D30A1" w14:paraId="5D8BC2AF" w14:textId="77777777" w:rsidTr="1AD65567">
        <w:tc>
          <w:tcPr>
            <w:tcW w:w="10349" w:type="dxa"/>
            <w:gridSpan w:val="3"/>
          </w:tcPr>
          <w:p w14:paraId="6E235BF5" w14:textId="77777777" w:rsidR="009273A9" w:rsidRPr="004D30A1" w:rsidRDefault="009273A9" w:rsidP="00184175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F1065D" w14:paraId="563429DF" w14:textId="77777777" w:rsidTr="1AD65567">
        <w:tc>
          <w:tcPr>
            <w:tcW w:w="10349" w:type="dxa"/>
            <w:gridSpan w:val="3"/>
            <w:tcBorders>
              <w:left w:val="nil"/>
              <w:right w:val="nil"/>
            </w:tcBorders>
          </w:tcPr>
          <w:p w14:paraId="6ECA7BBE" w14:textId="773476FF" w:rsidR="00F1065D" w:rsidRPr="00707CE9" w:rsidRDefault="00F1065D" w:rsidP="5055D941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41B30561" w14:textId="5776BEF1" w:rsidR="1AD65567" w:rsidRDefault="1AD65567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29360EF7" w14:textId="7DD698DB" w:rsidR="1AD65567" w:rsidRDefault="1AD65567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2936F482" w14:textId="77777777" w:rsidR="006A5F7F" w:rsidRDefault="006A5F7F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3C2EB8ED" w14:textId="77777777" w:rsidR="006A5F7F" w:rsidRDefault="006A5F7F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01BBCEF2" w14:textId="07301FA0" w:rsidR="1AD65567" w:rsidRDefault="1AD65567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6524ADB1" w14:textId="6D87F8C3" w:rsidR="1AD65567" w:rsidRDefault="1AD65567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0DD3BC26" w14:textId="391B5AE8" w:rsidR="1AD65567" w:rsidRDefault="1AD65567" w:rsidP="1AD65567">
            <w:pPr>
              <w:tabs>
                <w:tab w:val="left" w:pos="1623"/>
              </w:tabs>
              <w:spacing w:after="0"/>
              <w:jc w:val="center"/>
              <w:rPr>
                <w:b/>
                <w:bCs/>
                <w:sz w:val="32"/>
                <w:szCs w:val="32"/>
              </w:rPr>
            </w:pPr>
          </w:p>
          <w:p w14:paraId="07E8663F" w14:textId="4A85B630" w:rsidR="00F1065D" w:rsidRPr="00707CE9" w:rsidRDefault="1CDEA989" w:rsidP="5055D941">
            <w:pPr>
              <w:tabs>
                <w:tab w:val="left" w:pos="1623"/>
              </w:tabs>
              <w:spacing w:after="0"/>
              <w:jc w:val="center"/>
            </w:pPr>
            <w:r w:rsidRPr="5055D941">
              <w:rPr>
                <w:b/>
                <w:bCs/>
                <w:sz w:val="32"/>
                <w:szCs w:val="32"/>
              </w:rPr>
              <w:t>PLANO DE NEGÓCIO</w:t>
            </w:r>
          </w:p>
          <w:p w14:paraId="6AA850E4" w14:textId="557469B5" w:rsidR="00F1065D" w:rsidRPr="00707CE9" w:rsidRDefault="00F1065D" w:rsidP="5055D941">
            <w:pPr>
              <w:tabs>
                <w:tab w:val="left" w:pos="1623"/>
              </w:tabs>
              <w:spacing w:after="0"/>
              <w:jc w:val="center"/>
              <w:rPr>
                <w:b/>
                <w:sz w:val="32"/>
                <w:szCs w:val="32"/>
              </w:rPr>
            </w:pPr>
          </w:p>
        </w:tc>
      </w:tr>
      <w:tr w:rsidR="009273A9" w:rsidRPr="004D30A1" w14:paraId="2585DCA1" w14:textId="77777777" w:rsidTr="1AD65567">
        <w:tc>
          <w:tcPr>
            <w:tcW w:w="10349" w:type="dxa"/>
            <w:gridSpan w:val="3"/>
            <w:shd w:val="clear" w:color="auto" w:fill="002060"/>
          </w:tcPr>
          <w:p w14:paraId="55B89701" w14:textId="77777777" w:rsidR="009273A9" w:rsidRPr="004D30A1" w:rsidRDefault="009273A9" w:rsidP="00184175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OBJETO DO PROJETO</w:t>
            </w:r>
          </w:p>
        </w:tc>
      </w:tr>
      <w:tr w:rsidR="009273A9" w:rsidRPr="00FE3BC8" w14:paraId="7F911777" w14:textId="77777777" w:rsidTr="1AD65567">
        <w:tc>
          <w:tcPr>
            <w:tcW w:w="10349" w:type="dxa"/>
            <w:gridSpan w:val="3"/>
          </w:tcPr>
          <w:p w14:paraId="5DC8E8A0" w14:textId="0BD22B28" w:rsidR="00EC2BCB" w:rsidRPr="00FE3BC8" w:rsidRDefault="00802B5B" w:rsidP="00802B5B">
            <w:p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Cs/>
                <w:sz w:val="24"/>
                <w:szCs w:val="24"/>
              </w:rPr>
              <w:t>Estabelecer a estrutura organizacional, os modelos de governança, os processos de trabalho e os instrumentos normativos necessários ao pleno funcionamento da Escola Nacional do Judiciário (ENAJU) como órgão central do Sistema Nacional de Formação e Aperfeiçoamento de Servidores.</w:t>
            </w:r>
          </w:p>
        </w:tc>
      </w:tr>
      <w:tr w:rsidR="009273A9" w:rsidRPr="004D30A1" w14:paraId="78310B84" w14:textId="77777777" w:rsidTr="1AD65567">
        <w:tc>
          <w:tcPr>
            <w:tcW w:w="10349" w:type="dxa"/>
            <w:gridSpan w:val="3"/>
            <w:shd w:val="clear" w:color="auto" w:fill="002060"/>
          </w:tcPr>
          <w:p w14:paraId="7C3E2C29" w14:textId="77777777" w:rsidR="009273A9" w:rsidRPr="004D30A1" w:rsidRDefault="009273A9" w:rsidP="00184175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JUSTIFICATIVA DO PROJETO</w:t>
            </w:r>
          </w:p>
        </w:tc>
      </w:tr>
      <w:tr w:rsidR="009273A9" w:rsidRPr="004D30A1" w14:paraId="5F309473" w14:textId="77777777" w:rsidTr="1AD65567">
        <w:trPr>
          <w:trHeight w:val="635"/>
        </w:trPr>
        <w:tc>
          <w:tcPr>
            <w:tcW w:w="10349" w:type="dxa"/>
            <w:gridSpan w:val="3"/>
          </w:tcPr>
          <w:p w14:paraId="6BF7D359" w14:textId="39CFE3C1" w:rsidR="00802B5B" w:rsidRPr="00802B5B" w:rsidRDefault="00802B5B" w:rsidP="1AD65567">
            <w:pPr>
              <w:jc w:val="both"/>
              <w:rPr>
                <w:i/>
                <w:iCs/>
                <w:sz w:val="24"/>
                <w:szCs w:val="24"/>
              </w:rPr>
            </w:pPr>
            <w:r w:rsidRPr="1AD65567">
              <w:rPr>
                <w:i/>
                <w:iCs/>
                <w:sz w:val="24"/>
                <w:szCs w:val="24"/>
              </w:rPr>
              <w:t xml:space="preserve">A transformação do antigo Centro de Aperfeiçoamento de Servidores do Poder Judiciário (Ceajud) em Escola Nacional do Judiciário (ENAJU), instituída pela Resolução CNJ nº 643/2025, </w:t>
            </w:r>
            <w:r w:rsidR="2CD0B1FB" w:rsidRPr="1AD65567">
              <w:rPr>
                <w:i/>
                <w:iCs/>
                <w:sz w:val="24"/>
                <w:szCs w:val="24"/>
              </w:rPr>
              <w:t>criou nova</w:t>
            </w:r>
            <w:r w:rsidRPr="1AD65567">
              <w:rPr>
                <w:i/>
                <w:iCs/>
                <w:sz w:val="24"/>
                <w:szCs w:val="24"/>
              </w:rPr>
              <w:t xml:space="preserve"> unidade estratégica com atribuições ampliadas e papel central no Sistema Nacional de Formação e Aperfeiçoamento de Servidores do Poder Judiciário. Entretanto, apesar de sua criação normativa, </w:t>
            </w:r>
            <w:r w:rsidRPr="1AD65567">
              <w:rPr>
                <w:b/>
                <w:bCs/>
                <w:i/>
                <w:iCs/>
                <w:sz w:val="24"/>
                <w:szCs w:val="24"/>
              </w:rPr>
              <w:t>a ENAJU ainda não dispõe de estrutura organizacional, governança, processos de trabalho e capacidades operacionais compatíveis com as funções que lhe foram atribuídas</w:t>
            </w:r>
            <w:r w:rsidRPr="1AD65567">
              <w:rPr>
                <w:i/>
                <w:iCs/>
                <w:sz w:val="24"/>
                <w:szCs w:val="24"/>
              </w:rPr>
              <w:t>, o que impede a plena execução de sua missão institucional.</w:t>
            </w:r>
          </w:p>
          <w:p w14:paraId="1D73F093" w14:textId="0102FC78" w:rsidR="00802B5B" w:rsidRPr="00802B5B" w:rsidRDefault="00802B5B" w:rsidP="00802B5B">
            <w:p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A Resolução estabelece competências de alta complexidade</w:t>
            </w:r>
            <w:r w:rsidR="00891D6E">
              <w:rPr>
                <w:i/>
                <w:sz w:val="24"/>
                <w:szCs w:val="24"/>
              </w:rPr>
              <w:t>:</w:t>
            </w:r>
            <w:r w:rsidRPr="00802B5B">
              <w:rPr>
                <w:i/>
                <w:sz w:val="24"/>
                <w:szCs w:val="24"/>
              </w:rPr>
              <w:t xml:space="preserve"> formular e revisar a Política Nacional de Formação, manter plataforma unificada de gestão da educação corporativa, promover articulação com a rede de escolas judiciais, fomentar inovação e pesquisa aplicada, produzir cursos e trilhas de aprendizagem em múltiplas modalidades e apoiar políticas judiciárias. Contudo, tais atribuições exigem </w:t>
            </w:r>
            <w:r w:rsidRPr="00802B5B">
              <w:rPr>
                <w:b/>
                <w:bCs/>
                <w:i/>
                <w:sz w:val="24"/>
                <w:szCs w:val="24"/>
              </w:rPr>
              <w:t>instâncias de direção, equipes técnicas, seções especializadas, processos padronizados e instrumentos de gestão inexistentes na estrutura atual</w:t>
            </w:r>
            <w:r w:rsidRPr="00802B5B">
              <w:rPr>
                <w:i/>
                <w:sz w:val="24"/>
                <w:szCs w:val="24"/>
              </w:rPr>
              <w:t>, ainda vinculada ao modelo do Ceajud, já superado pelo novo desenho institucional previsto nos normativos.</w:t>
            </w:r>
          </w:p>
          <w:p w14:paraId="68BBF318" w14:textId="77777777" w:rsidR="00802B5B" w:rsidRPr="00802B5B" w:rsidRDefault="00802B5B" w:rsidP="00802B5B">
            <w:p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Adicionalmente, a ausência de estrutura definida compromete a capacidade do CNJ de coordenar nacionalmente as ações formativas, apoiar políticas judiciárias que exigem capacitação, fomentar inovação educacional e assegurar padrões mínimos de qualidade e eficiência no desenvolvimento profissional de servidores em todo o país. Os riscos identificados incluem: fragmentação de iniciativas, inconsistência de processos, dificuldade de monitoramento e avaliação, e incapacidade de atender às demandas estratégicas do Poder Judiciário em temas como transformação digital, gestão do conhecimento e valorização das pessoas.</w:t>
            </w:r>
          </w:p>
          <w:p w14:paraId="0D69D7FB" w14:textId="77777777" w:rsidR="00802B5B" w:rsidRPr="00802B5B" w:rsidRDefault="00802B5B" w:rsidP="00802B5B">
            <w:p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O projeto de estruturação da ENAJU responde diretamente a esse conjunto de problemas ao estabelecer, de forma planejada e gradual, seu modelo organizacional, governança, competências, fluxos e instrumentos de gestão, promovendo:</w:t>
            </w:r>
          </w:p>
          <w:p w14:paraId="308F801E" w14:textId="77777777" w:rsidR="00802B5B" w:rsidRPr="00802B5B" w:rsidRDefault="00802B5B" w:rsidP="0026137C">
            <w:pPr>
              <w:numPr>
                <w:ilvl w:val="0"/>
                <w:numId w:val="14"/>
              </w:num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coerência com a Resolução CNJ nº 643/2025;</w:t>
            </w:r>
          </w:p>
          <w:p w14:paraId="0C32C0C4" w14:textId="77777777" w:rsidR="00802B5B" w:rsidRPr="00802B5B" w:rsidRDefault="00802B5B" w:rsidP="0026137C">
            <w:pPr>
              <w:numPr>
                <w:ilvl w:val="0"/>
                <w:numId w:val="14"/>
              </w:num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alinhamento entre missão institucional e capacidade operacional;</w:t>
            </w:r>
          </w:p>
          <w:p w14:paraId="1219C5B8" w14:textId="77777777" w:rsidR="00802B5B" w:rsidRPr="00802B5B" w:rsidRDefault="00802B5B" w:rsidP="0026137C">
            <w:pPr>
              <w:numPr>
                <w:ilvl w:val="0"/>
                <w:numId w:val="14"/>
              </w:num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segurança normativa e estabilidade administrativa;</w:t>
            </w:r>
          </w:p>
          <w:p w14:paraId="01C2E543" w14:textId="77777777" w:rsidR="00802B5B" w:rsidRPr="00802B5B" w:rsidRDefault="00802B5B" w:rsidP="0026137C">
            <w:pPr>
              <w:numPr>
                <w:ilvl w:val="0"/>
                <w:numId w:val="14"/>
              </w:num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fortalecimento das políticas nacionais de formação;</w:t>
            </w:r>
          </w:p>
          <w:p w14:paraId="2CE1DE68" w14:textId="77777777" w:rsidR="00802B5B" w:rsidRPr="00802B5B" w:rsidRDefault="00802B5B" w:rsidP="0026137C">
            <w:pPr>
              <w:numPr>
                <w:ilvl w:val="0"/>
                <w:numId w:val="14"/>
              </w:num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padronização e integração da Rede de Escolas Judiciais;</w:t>
            </w:r>
          </w:p>
          <w:p w14:paraId="701E15EB" w14:textId="77777777" w:rsidR="00802B5B" w:rsidRPr="00802B5B" w:rsidRDefault="00802B5B" w:rsidP="0026137C">
            <w:pPr>
              <w:numPr>
                <w:ilvl w:val="0"/>
                <w:numId w:val="14"/>
              </w:numPr>
              <w:jc w:val="both"/>
              <w:rPr>
                <w:i/>
                <w:sz w:val="24"/>
                <w:szCs w:val="24"/>
              </w:rPr>
            </w:pPr>
            <w:r w:rsidRPr="00802B5B">
              <w:rPr>
                <w:i/>
                <w:sz w:val="24"/>
                <w:szCs w:val="24"/>
              </w:rPr>
              <w:t>melhoria da qualidade, equidade e inovação das ações formativas.</w:t>
            </w:r>
          </w:p>
          <w:p w14:paraId="3E8714AA" w14:textId="46E49AF8" w:rsidR="009273A9" w:rsidRPr="004D30A1" w:rsidRDefault="00802B5B" w:rsidP="00802B5B">
            <w:pPr>
              <w:jc w:val="both"/>
              <w:rPr>
                <w:i/>
                <w:sz w:val="18"/>
                <w:szCs w:val="18"/>
              </w:rPr>
            </w:pPr>
            <w:r w:rsidRPr="00802B5B">
              <w:rPr>
                <w:i/>
                <w:sz w:val="24"/>
                <w:szCs w:val="24"/>
              </w:rPr>
              <w:t>Dessa maneira, o projeto cria as condições necessárias para que a ENAJU cumpra seu mandato nacional, contribua para o aprimoramento do Poder Judiciário e gere valor público por meio do desenvolvimento de competências dos servidores, da modernização da educação corporativa e da promoção de uma cultura de aprendizagem contínua e inovação em escala nacional.</w:t>
            </w:r>
          </w:p>
        </w:tc>
      </w:tr>
    </w:tbl>
    <w:p w14:paraId="15039856" w14:textId="77777777" w:rsidR="00184175" w:rsidRPr="004D30A1" w:rsidRDefault="00184175"/>
    <w:tbl>
      <w:tblPr>
        <w:tblW w:w="1034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0349"/>
      </w:tblGrid>
      <w:tr w:rsidR="00831C3D" w:rsidRPr="004D30A1" w14:paraId="173A25E0" w14:textId="77777777" w:rsidTr="003501BA">
        <w:tc>
          <w:tcPr>
            <w:tcW w:w="10349" w:type="dxa"/>
            <w:shd w:val="clear" w:color="auto" w:fill="002060"/>
          </w:tcPr>
          <w:p w14:paraId="10A14E01" w14:textId="77777777" w:rsidR="00831C3D" w:rsidRPr="004D30A1" w:rsidRDefault="00831C3D">
            <w:pPr>
              <w:tabs>
                <w:tab w:val="left" w:pos="1623"/>
              </w:tabs>
              <w:jc w:val="center"/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ALINHAMENTO ESTRATÉGICO</w:t>
            </w:r>
          </w:p>
        </w:tc>
      </w:tr>
      <w:tr w:rsidR="00831C3D" w:rsidRPr="004D30A1" w14:paraId="21A9D43A" w14:textId="77777777" w:rsidTr="003501BA">
        <w:tc>
          <w:tcPr>
            <w:tcW w:w="10349" w:type="dxa"/>
            <w:shd w:val="clear" w:color="auto" w:fill="E7E6E6" w:themeFill="background2"/>
          </w:tcPr>
          <w:p w14:paraId="2CCBCDFB" w14:textId="77777777" w:rsidR="00831C3D" w:rsidRPr="004D30A1" w:rsidRDefault="00831C3D">
            <w:pPr>
              <w:tabs>
                <w:tab w:val="left" w:pos="1623"/>
              </w:tabs>
              <w:rPr>
                <w:b/>
                <w:sz w:val="28"/>
                <w:szCs w:val="28"/>
              </w:rPr>
            </w:pPr>
            <w:r w:rsidRPr="004D30A1">
              <w:rPr>
                <w:b/>
                <w:sz w:val="28"/>
                <w:szCs w:val="28"/>
              </w:rPr>
              <w:t>Planejamento Estratégico</w:t>
            </w:r>
          </w:p>
        </w:tc>
      </w:tr>
      <w:tr w:rsidR="00831C3D" w:rsidRPr="004D30A1" w14:paraId="1CE4FA27" w14:textId="77777777" w:rsidTr="003501BA">
        <w:trPr>
          <w:trHeight w:val="635"/>
        </w:trPr>
        <w:tc>
          <w:tcPr>
            <w:tcW w:w="10349" w:type="dxa"/>
          </w:tcPr>
          <w:p w14:paraId="6BB0D790" w14:textId="77777777" w:rsidR="008A69CF" w:rsidRPr="008A69CF" w:rsidRDefault="008A69CF" w:rsidP="008A69CF">
            <w:pPr>
              <w:jc w:val="both"/>
              <w:rPr>
                <w:b/>
                <w:bCs/>
                <w:iCs/>
                <w:sz w:val="24"/>
                <w:szCs w:val="24"/>
              </w:rPr>
            </w:pPr>
            <w:r w:rsidRPr="008A69CF">
              <w:rPr>
                <w:b/>
                <w:bCs/>
                <w:iCs/>
                <w:sz w:val="24"/>
                <w:szCs w:val="24"/>
              </w:rPr>
              <w:t>Objetivo estratégico nº I: desenvolver políticas judiciárias e outros instrumentos para o aperfeiçoamento das atividades dos órgãos do Poder Judiciário e dos seus serviços auxiliares e dos serviços notariais e de registro, e dos demais órgãos correicionais.</w:t>
            </w:r>
          </w:p>
          <w:p w14:paraId="7A4AAE8A" w14:textId="77777777" w:rsidR="008A69CF" w:rsidRPr="008A69CF" w:rsidRDefault="008A69CF" w:rsidP="008A69CF">
            <w:pPr>
              <w:jc w:val="both"/>
              <w:rPr>
                <w:iCs/>
                <w:sz w:val="24"/>
                <w:szCs w:val="24"/>
              </w:rPr>
            </w:pPr>
            <w:r w:rsidRPr="008A69CF">
              <w:rPr>
                <w:b/>
                <w:bCs/>
                <w:iCs/>
                <w:sz w:val="24"/>
                <w:szCs w:val="24"/>
              </w:rPr>
              <w:t>Justificativa:</w:t>
            </w:r>
            <w:r w:rsidRPr="008A69CF">
              <w:rPr>
                <w:iCs/>
                <w:sz w:val="24"/>
                <w:szCs w:val="24"/>
              </w:rPr>
              <w:t xml:space="preserve"> A estruturação da ENAJU fortalece a capacidade institucional do CNJ para implementar políticas nacionais de formação que sustentam e qualificam políticas judiciárias em todo o país.</w:t>
            </w:r>
          </w:p>
          <w:p w14:paraId="65C2A664" w14:textId="77777777" w:rsidR="003A129F" w:rsidRPr="00965040" w:rsidRDefault="008A69CF" w:rsidP="003A129F">
            <w:pPr>
              <w:jc w:val="both"/>
              <w:rPr>
                <w:b/>
                <w:bCs/>
                <w:iCs/>
              </w:rPr>
            </w:pPr>
            <w:r w:rsidRPr="00965040">
              <w:rPr>
                <w:iCs/>
                <w:sz w:val="24"/>
                <w:szCs w:val="24"/>
              </w:rPr>
              <w:br/>
            </w:r>
            <w:r w:rsidR="003A129F" w:rsidRPr="00965040">
              <w:rPr>
                <w:b/>
                <w:bCs/>
                <w:iCs/>
              </w:rPr>
              <w:t>Objetivo estratégico nº IV: promover a disseminação das informações, de forma padronizada e sistêmica.</w:t>
            </w:r>
          </w:p>
          <w:p w14:paraId="777646DC" w14:textId="77777777" w:rsidR="003A129F" w:rsidRPr="003A129F" w:rsidRDefault="003A129F" w:rsidP="003A129F">
            <w:pPr>
              <w:jc w:val="both"/>
              <w:rPr>
                <w:iCs/>
                <w:sz w:val="24"/>
                <w:szCs w:val="24"/>
              </w:rPr>
            </w:pPr>
            <w:r w:rsidRPr="003A129F">
              <w:rPr>
                <w:b/>
                <w:bCs/>
                <w:iCs/>
                <w:sz w:val="24"/>
                <w:szCs w:val="24"/>
              </w:rPr>
              <w:t>Justificativa:</w:t>
            </w:r>
            <w:r w:rsidRPr="003A129F">
              <w:rPr>
                <w:iCs/>
                <w:sz w:val="24"/>
                <w:szCs w:val="24"/>
              </w:rPr>
              <w:t xml:space="preserve"> A ENAJU organizará e padronizará a oferta formativa e os instrumentos de gestão do conhecimento, promovendo disseminação sistêmica e uniforme de conteúdos e práticas para todo o Judiciário.</w:t>
            </w:r>
          </w:p>
          <w:p w14:paraId="344CB84C" w14:textId="77777777" w:rsidR="00745319" w:rsidRPr="00745319" w:rsidRDefault="00745319" w:rsidP="00745319">
            <w:pPr>
              <w:jc w:val="both"/>
              <w:rPr>
                <w:b/>
                <w:bCs/>
                <w:iCs/>
                <w:sz w:val="24"/>
                <w:szCs w:val="24"/>
              </w:rPr>
            </w:pPr>
            <w:r w:rsidRPr="00745319">
              <w:rPr>
                <w:b/>
                <w:bCs/>
                <w:iCs/>
                <w:sz w:val="24"/>
                <w:szCs w:val="24"/>
              </w:rPr>
              <w:t>Objetivo estratégico nº XVI: aperfeiçoar políticas e práticas de gestão de pessoas.</w:t>
            </w:r>
          </w:p>
          <w:p w14:paraId="0B3F77D6" w14:textId="7674F7DD" w:rsidR="003A129F" w:rsidRPr="00965040" w:rsidRDefault="00745319" w:rsidP="00965040">
            <w:pPr>
              <w:jc w:val="both"/>
              <w:rPr>
                <w:iCs/>
                <w:sz w:val="24"/>
                <w:szCs w:val="24"/>
              </w:rPr>
            </w:pPr>
            <w:r w:rsidRPr="00745319">
              <w:rPr>
                <w:b/>
                <w:bCs/>
                <w:iCs/>
                <w:sz w:val="24"/>
                <w:szCs w:val="24"/>
              </w:rPr>
              <w:t>Justificativa:</w:t>
            </w:r>
            <w:r w:rsidRPr="00745319">
              <w:rPr>
                <w:iCs/>
                <w:sz w:val="24"/>
                <w:szCs w:val="24"/>
              </w:rPr>
              <w:t xml:space="preserve"> A ENAJU é responsável pela Política Nacional de Formação e Aperfeiçoamento de Servidores, fortalecendo capacidades, competências e desenvolvimento profissional em escala nacional.</w:t>
            </w:r>
          </w:p>
        </w:tc>
      </w:tr>
      <w:tr w:rsidR="00831C3D" w:rsidRPr="004D30A1" w14:paraId="744B8FB2" w14:textId="77777777" w:rsidTr="003501BA">
        <w:trPr>
          <w:trHeight w:val="380"/>
        </w:trPr>
        <w:tc>
          <w:tcPr>
            <w:tcW w:w="10349" w:type="dxa"/>
            <w:shd w:val="clear" w:color="auto" w:fill="E7E6E6" w:themeFill="background2"/>
          </w:tcPr>
          <w:p w14:paraId="175D607E" w14:textId="77777777" w:rsidR="00831C3D" w:rsidRPr="004D30A1" w:rsidRDefault="00831C3D">
            <w:pPr>
              <w:jc w:val="both"/>
              <w:rPr>
                <w:i/>
                <w:sz w:val="24"/>
                <w:szCs w:val="24"/>
              </w:rPr>
            </w:pPr>
            <w:r w:rsidRPr="004D30A1">
              <w:rPr>
                <w:b/>
                <w:sz w:val="28"/>
                <w:szCs w:val="28"/>
              </w:rPr>
              <w:t>Estratégia Nacional</w:t>
            </w:r>
          </w:p>
        </w:tc>
      </w:tr>
      <w:tr w:rsidR="00831C3D" w:rsidRPr="004D30A1" w14:paraId="3F3DFD4C" w14:textId="77777777" w:rsidTr="003501BA">
        <w:trPr>
          <w:trHeight w:val="635"/>
        </w:trPr>
        <w:tc>
          <w:tcPr>
            <w:tcW w:w="10349" w:type="dxa"/>
          </w:tcPr>
          <w:p w14:paraId="55AEBC6B" w14:textId="77777777" w:rsidR="008A7EDC" w:rsidRPr="008A7EDC" w:rsidRDefault="008A7EDC" w:rsidP="008A7EDC">
            <w:pPr>
              <w:jc w:val="both"/>
              <w:rPr>
                <w:b/>
                <w:bCs/>
                <w:i/>
                <w:sz w:val="24"/>
                <w:szCs w:val="24"/>
              </w:rPr>
            </w:pPr>
            <w:r w:rsidRPr="008A7EDC">
              <w:rPr>
                <w:b/>
                <w:bCs/>
                <w:i/>
                <w:sz w:val="24"/>
                <w:szCs w:val="24"/>
              </w:rPr>
              <w:t>Macrodesafio: Aperfeiçoamento da Gestão de Pessoas</w:t>
            </w:r>
          </w:p>
          <w:p w14:paraId="247BDF9B" w14:textId="03970692" w:rsidR="00831C3D" w:rsidRPr="004D30A1" w:rsidRDefault="008A7EDC" w:rsidP="00CD0F04">
            <w:pPr>
              <w:jc w:val="both"/>
              <w:rPr>
                <w:i/>
                <w:sz w:val="24"/>
                <w:szCs w:val="24"/>
              </w:rPr>
            </w:pPr>
            <w:r w:rsidRPr="008A7EDC">
              <w:rPr>
                <w:b/>
                <w:bCs/>
                <w:i/>
                <w:sz w:val="24"/>
                <w:szCs w:val="24"/>
              </w:rPr>
              <w:t>Justificativa:</w:t>
            </w:r>
            <w:r w:rsidRPr="008A7EDC">
              <w:rPr>
                <w:i/>
                <w:sz w:val="24"/>
                <w:szCs w:val="24"/>
              </w:rPr>
              <w:t xml:space="preserve"> A ENAJU é responsável pela Política Nacional de Formação e Aperfeiçoamento de Servidores, contribuindo diretamente para o desenvolvimento de competências e a valorização dos servidores.</w:t>
            </w:r>
          </w:p>
        </w:tc>
      </w:tr>
      <w:tr w:rsidR="00831C3D" w:rsidRPr="004D30A1" w14:paraId="3B21136E" w14:textId="77777777" w:rsidTr="003501BA">
        <w:trPr>
          <w:trHeight w:val="419"/>
        </w:trPr>
        <w:tc>
          <w:tcPr>
            <w:tcW w:w="10349" w:type="dxa"/>
            <w:shd w:val="clear" w:color="auto" w:fill="E7E6E6" w:themeFill="background2"/>
          </w:tcPr>
          <w:p w14:paraId="482B2B18" w14:textId="04F85789" w:rsidR="00831C3D" w:rsidRPr="004D30A1" w:rsidRDefault="00184603">
            <w:pPr>
              <w:jc w:val="both"/>
              <w:rPr>
                <w:i/>
                <w:sz w:val="24"/>
                <w:szCs w:val="24"/>
              </w:rPr>
            </w:pPr>
            <w:r w:rsidRPr="004D30A1">
              <w:rPr>
                <w:b/>
                <w:bCs/>
                <w:sz w:val="28"/>
                <w:szCs w:val="28"/>
              </w:rPr>
              <w:t xml:space="preserve">Política Judiciária </w:t>
            </w:r>
            <w:r w:rsidR="00B55ED9">
              <w:rPr>
                <w:b/>
                <w:bCs/>
                <w:sz w:val="28"/>
                <w:szCs w:val="28"/>
              </w:rPr>
              <w:t>/ Normativos</w:t>
            </w:r>
          </w:p>
        </w:tc>
      </w:tr>
      <w:tr w:rsidR="00831C3D" w:rsidRPr="004D30A1" w14:paraId="52DB209C" w14:textId="77777777" w:rsidTr="003501BA">
        <w:trPr>
          <w:trHeight w:val="635"/>
        </w:trPr>
        <w:tc>
          <w:tcPr>
            <w:tcW w:w="10349" w:type="dxa"/>
          </w:tcPr>
          <w:p w14:paraId="3AA18C73" w14:textId="77777777" w:rsidR="006E2160" w:rsidRDefault="006E2160" w:rsidP="006E2160">
            <w:pPr>
              <w:jc w:val="both"/>
              <w:rPr>
                <w:b/>
                <w:bCs/>
                <w:i/>
                <w:sz w:val="24"/>
                <w:szCs w:val="24"/>
              </w:rPr>
            </w:pPr>
            <w:r w:rsidRPr="006E2160">
              <w:rPr>
                <w:b/>
                <w:bCs/>
                <w:i/>
                <w:sz w:val="24"/>
                <w:szCs w:val="24"/>
              </w:rPr>
              <w:t>Resolução CNJ nº 643/2025 – Institui a Escola Nacional do Judiciário (ENAJU) e o Sistema Nacional de Formação e Aperfeiçoamento de Servidores.</w:t>
            </w:r>
          </w:p>
          <w:p w14:paraId="54EBF00B" w14:textId="6295F1C4" w:rsidR="006E2160" w:rsidRPr="006E2160" w:rsidRDefault="006E2160" w:rsidP="006E2160">
            <w:pPr>
              <w:jc w:val="both"/>
              <w:rPr>
                <w:i/>
                <w:sz w:val="24"/>
                <w:szCs w:val="24"/>
              </w:rPr>
            </w:pPr>
            <w:r w:rsidRPr="006E2160">
              <w:rPr>
                <w:b/>
                <w:bCs/>
                <w:i/>
                <w:sz w:val="24"/>
                <w:szCs w:val="24"/>
              </w:rPr>
              <w:t>Justificativa:</w:t>
            </w:r>
            <w:r w:rsidRPr="006E2160">
              <w:rPr>
                <w:i/>
                <w:sz w:val="24"/>
                <w:szCs w:val="24"/>
              </w:rPr>
              <w:t xml:space="preserve"> o projeto de estruturação da ENAJU decorre diretamente dessa resolução, que redefine competências, funções, missão institucional e atribui à Escola o papel central nas políticas de formação dos servidores do Judiciário.</w:t>
            </w:r>
          </w:p>
          <w:p w14:paraId="5653406B" w14:textId="53F0B8BC" w:rsidR="00B55ED9" w:rsidRPr="004D30A1" w:rsidRDefault="00B55ED9" w:rsidP="0094261D">
            <w:pPr>
              <w:jc w:val="both"/>
              <w:rPr>
                <w:i/>
                <w:sz w:val="24"/>
                <w:szCs w:val="24"/>
              </w:rPr>
            </w:pPr>
          </w:p>
        </w:tc>
      </w:tr>
      <w:tr w:rsidR="00831C3D" w:rsidRPr="004D30A1" w14:paraId="6F3C537A" w14:textId="77777777" w:rsidTr="003501BA">
        <w:trPr>
          <w:trHeight w:val="635"/>
        </w:trPr>
        <w:tc>
          <w:tcPr>
            <w:tcW w:w="10349" w:type="dxa"/>
            <w:shd w:val="clear" w:color="auto" w:fill="E7E6E6" w:themeFill="background2"/>
          </w:tcPr>
          <w:p w14:paraId="109996D6" w14:textId="14895970" w:rsidR="00831C3D" w:rsidRPr="004D30A1" w:rsidRDefault="00BC02BF">
            <w:pPr>
              <w:jc w:val="both"/>
              <w:rPr>
                <w:i/>
                <w:sz w:val="24"/>
                <w:szCs w:val="24"/>
              </w:rPr>
            </w:pPr>
            <w:r w:rsidRPr="004D30A1">
              <w:rPr>
                <w:b/>
                <w:bCs/>
                <w:sz w:val="28"/>
                <w:szCs w:val="28"/>
              </w:rPr>
              <w:t>Eixo de Gestão </w:t>
            </w:r>
            <w:r w:rsidR="00B12754">
              <w:rPr>
                <w:b/>
                <w:bCs/>
                <w:sz w:val="28"/>
                <w:szCs w:val="28"/>
              </w:rPr>
              <w:t>2025-20</w:t>
            </w:r>
            <w:r w:rsidR="00D35316">
              <w:rPr>
                <w:b/>
                <w:bCs/>
                <w:sz w:val="28"/>
                <w:szCs w:val="28"/>
              </w:rPr>
              <w:t>2</w:t>
            </w:r>
            <w:r w:rsidR="00B12754">
              <w:rPr>
                <w:b/>
                <w:bCs/>
                <w:sz w:val="28"/>
                <w:szCs w:val="28"/>
              </w:rPr>
              <w:t>7</w:t>
            </w:r>
          </w:p>
        </w:tc>
      </w:tr>
      <w:tr w:rsidR="00831C3D" w:rsidRPr="0058194F" w14:paraId="0BE85CD4" w14:textId="77777777" w:rsidTr="003501BA">
        <w:trPr>
          <w:trHeight w:val="635"/>
        </w:trPr>
        <w:tc>
          <w:tcPr>
            <w:tcW w:w="10349" w:type="dxa"/>
          </w:tcPr>
          <w:p w14:paraId="629DB386" w14:textId="77777777" w:rsidR="006240C0" w:rsidRPr="006240C0" w:rsidRDefault="006240C0" w:rsidP="006240C0">
            <w:pPr>
              <w:jc w:val="both"/>
              <w:rPr>
                <w:b/>
                <w:bCs/>
                <w:sz w:val="24"/>
                <w:szCs w:val="24"/>
              </w:rPr>
            </w:pPr>
            <w:r w:rsidRPr="006240C0">
              <w:rPr>
                <w:b/>
                <w:bCs/>
                <w:sz w:val="24"/>
                <w:szCs w:val="24"/>
              </w:rPr>
              <w:t>Eixo de Gestão ao qual o projeto está mais alinhado</w:t>
            </w:r>
          </w:p>
          <w:p w14:paraId="56FD11FE" w14:textId="77777777" w:rsidR="006240C0" w:rsidRPr="006240C0" w:rsidRDefault="006240C0" w:rsidP="006240C0">
            <w:pPr>
              <w:jc w:val="both"/>
              <w:rPr>
                <w:b/>
                <w:bCs/>
                <w:sz w:val="24"/>
                <w:szCs w:val="24"/>
              </w:rPr>
            </w:pPr>
            <w:r w:rsidRPr="006240C0">
              <w:rPr>
                <w:b/>
                <w:bCs/>
                <w:sz w:val="24"/>
                <w:szCs w:val="24"/>
              </w:rPr>
              <w:t>Eixo 2: Estrutura, Inovação e Transparência</w:t>
            </w:r>
          </w:p>
          <w:p w14:paraId="45A80FD8" w14:textId="77777777" w:rsidR="006240C0" w:rsidRPr="006240C0" w:rsidRDefault="006240C0" w:rsidP="006240C0">
            <w:pPr>
              <w:jc w:val="both"/>
              <w:rPr>
                <w:bCs/>
                <w:sz w:val="24"/>
                <w:szCs w:val="24"/>
              </w:rPr>
            </w:pPr>
            <w:r w:rsidRPr="006240C0">
              <w:rPr>
                <w:b/>
                <w:bCs/>
                <w:sz w:val="24"/>
                <w:szCs w:val="24"/>
              </w:rPr>
              <w:t>Justificativa:</w:t>
            </w:r>
            <w:r w:rsidRPr="006240C0">
              <w:rPr>
                <w:bCs/>
                <w:sz w:val="24"/>
                <w:szCs w:val="24"/>
              </w:rPr>
              <w:t xml:space="preserve"> O projeto trata da estruturação institucional da ENAJU, incluindo governança, organização interna, processos e normativos — temas diretamente alinhados ao fortalecimento estrutural, modernização institucional e consolidação da capacidade organizacional do CNJ previstos no Eixo 2.</w:t>
            </w:r>
          </w:p>
          <w:p w14:paraId="12060487" w14:textId="44789FF8" w:rsidR="00831C3D" w:rsidRPr="0058194F" w:rsidRDefault="00831C3D">
            <w:pPr>
              <w:jc w:val="both"/>
              <w:rPr>
                <w:bCs/>
                <w:i/>
                <w:iCs/>
                <w:color w:val="C00000"/>
                <w:sz w:val="24"/>
                <w:szCs w:val="24"/>
              </w:rPr>
            </w:pPr>
          </w:p>
        </w:tc>
      </w:tr>
    </w:tbl>
    <w:p w14:paraId="76B456DB" w14:textId="77777777" w:rsidR="00831C3D" w:rsidRPr="004D30A1" w:rsidRDefault="00831C3D"/>
    <w:tbl>
      <w:tblPr>
        <w:tblW w:w="10345" w:type="dxa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534"/>
        <w:gridCol w:w="6846"/>
      </w:tblGrid>
      <w:tr w:rsidR="00275554" w:rsidRPr="004D30A1" w14:paraId="69898226" w14:textId="77777777" w:rsidTr="5282D47E">
        <w:trPr>
          <w:trHeight w:val="63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hideMark/>
          </w:tcPr>
          <w:p w14:paraId="505AEE39" w14:textId="77777777" w:rsidR="00FE44F6" w:rsidRPr="004D30A1" w:rsidRDefault="00FE44F6" w:rsidP="00FE44F6">
            <w:r w:rsidRPr="004D30A1">
              <w:t> </w:t>
            </w:r>
          </w:p>
        </w:tc>
        <w:tc>
          <w:tcPr>
            <w:tcW w:w="8380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002060"/>
            <w:vAlign w:val="center"/>
            <w:hideMark/>
          </w:tcPr>
          <w:p w14:paraId="4B71D873" w14:textId="77777777" w:rsidR="00FE44F6" w:rsidRPr="004D30A1" w:rsidRDefault="00FE44F6" w:rsidP="00FE44F6">
            <w:r w:rsidRPr="004D30A1">
              <w:rPr>
                <w:b/>
                <w:bCs/>
              </w:rPr>
              <w:t>BENEFÍCIOS/VALOR PÚBLICO DO PROGRAMA (BKRS)</w:t>
            </w:r>
            <w:r w:rsidRPr="004D30A1">
              <w:t> </w:t>
            </w:r>
          </w:p>
        </w:tc>
      </w:tr>
      <w:tr w:rsidR="000F3E70" w:rsidRPr="004D30A1" w14:paraId="3FB7F28B" w14:textId="77777777" w:rsidTr="5282D47E">
        <w:trPr>
          <w:trHeight w:val="540"/>
        </w:trPr>
        <w:tc>
          <w:tcPr>
            <w:tcW w:w="196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5AE7948" w14:textId="19971752" w:rsidR="000F3E70" w:rsidRPr="004D30A1" w:rsidRDefault="000F3E70">
            <w:r w:rsidRPr="004D30A1">
              <w:rPr>
                <w:b/>
                <w:bCs/>
              </w:rPr>
              <w:t>BENEFÍCIO/VALOR</w:t>
            </w:r>
            <w:r w:rsidRPr="004D30A1">
              <w:t> </w:t>
            </w:r>
            <w:r w:rsidR="00FB1EEF">
              <w:t>1</w:t>
            </w:r>
          </w:p>
        </w:tc>
        <w:tc>
          <w:tcPr>
            <w:tcW w:w="83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16F8E6E" w14:textId="36CA43E0" w:rsidR="00D2138D" w:rsidRPr="00802B5B" w:rsidRDefault="00802B5B" w:rsidP="00802B5B">
            <w:pPr>
              <w:ind w:left="164"/>
              <w:rPr>
                <w:b/>
                <w:bCs/>
              </w:rPr>
            </w:pPr>
            <w:r w:rsidRPr="00802B5B">
              <w:rPr>
                <w:b/>
                <w:bCs/>
              </w:rPr>
              <w:t>Governança estruturada e capacidade institucional fortalecida</w:t>
            </w:r>
          </w:p>
        </w:tc>
      </w:tr>
      <w:tr w:rsidR="000F3E70" w:rsidRPr="004D30A1" w14:paraId="78147898" w14:textId="77777777" w:rsidTr="5282D47E">
        <w:trPr>
          <w:trHeight w:val="630"/>
        </w:trPr>
        <w:tc>
          <w:tcPr>
            <w:tcW w:w="196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hideMark/>
          </w:tcPr>
          <w:p w14:paraId="30C3CA1E" w14:textId="77777777" w:rsidR="000C167F" w:rsidRDefault="000F3E70">
            <w:r w:rsidRPr="004D30A1">
              <w:t>Valor Público </w:t>
            </w:r>
          </w:p>
          <w:p w14:paraId="6B4155D4" w14:textId="3D563F36" w:rsidR="000F3E70" w:rsidRPr="004D30A1" w:rsidRDefault="00E35D1E">
            <w:r>
              <w:t>(Descrição do valor)</w:t>
            </w:r>
          </w:p>
        </w:tc>
        <w:tc>
          <w:tcPr>
            <w:tcW w:w="83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448687CC" w14:textId="68BEF66C" w:rsidR="000F3E70" w:rsidRPr="004D30A1" w:rsidRDefault="00CD4DE9" w:rsidP="00D439D4">
            <w:pPr>
              <w:ind w:left="164"/>
            </w:pPr>
            <w:del w:id="0" w:author="Igor Caires Machado" w:date="2026-06-01T18:06:00Z" w16du:dateUtc="2026-06-01T21:06:00Z">
              <w:r w:rsidRPr="00CD4DE9" w:rsidDel="00380E94">
                <w:delText>Promoção de segurança institucional, clareza de papéis e f</w:delText>
              </w:r>
            </w:del>
            <w:ins w:id="1" w:author="Igor Caires Machado" w:date="2026-06-01T18:06:00Z" w16du:dateUtc="2026-06-01T21:06:00Z">
              <w:r w:rsidR="00380E94">
                <w:t>F</w:t>
              </w:r>
            </w:ins>
            <w:r w:rsidRPr="00CD4DE9">
              <w:t>ortalecimento da capacidade operacional,</w:t>
            </w:r>
            <w:del w:id="2" w:author="Igor Caires Machado" w:date="2026-06-01T18:06:00Z" w16du:dateUtc="2026-06-01T21:06:00Z">
              <w:r w:rsidRPr="00CD4DE9" w:rsidDel="009C3103">
                <w:delText xml:space="preserve"> assegurando maior coerência</w:delText>
              </w:r>
            </w:del>
            <w:ins w:id="3" w:author="Igor Caires Machado" w:date="2026-06-01T18:06:00Z" w16du:dateUtc="2026-06-01T21:06:00Z">
              <w:r w:rsidR="009C3103">
                <w:t xml:space="preserve"> </w:t>
              </w:r>
              <w:r w:rsidR="00C85ACB">
                <w:t xml:space="preserve">promoção da </w:t>
              </w:r>
            </w:ins>
            <w:del w:id="4" w:author="Igor Caires Machado" w:date="2026-06-01T18:06:00Z" w16du:dateUtc="2026-06-01T21:06:00Z">
              <w:r w:rsidRPr="00CD4DE9" w:rsidDel="009C3103">
                <w:delText xml:space="preserve">, </w:delText>
              </w:r>
            </w:del>
            <w:r w:rsidRPr="00CD4DE9">
              <w:t>integração e eficiência na</w:t>
            </w:r>
            <w:r>
              <w:t xml:space="preserve"> P</w:t>
            </w:r>
            <w:r w:rsidRPr="00CD4DE9">
              <w:t xml:space="preserve">olítica </w:t>
            </w:r>
            <w:r>
              <w:t>N</w:t>
            </w:r>
            <w:r w:rsidRPr="00CD4DE9">
              <w:t xml:space="preserve">acional de </w:t>
            </w:r>
            <w:r>
              <w:t>F</w:t>
            </w:r>
            <w:r w:rsidRPr="00CD4DE9">
              <w:t>ormação</w:t>
            </w:r>
            <w:r w:rsidR="00D439D4" w:rsidRPr="00D439D4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r w:rsidR="00D439D4" w:rsidRPr="00D439D4">
              <w:t>e Aperfeiçoamento dos Servidores.</w:t>
            </w:r>
          </w:p>
        </w:tc>
      </w:tr>
      <w:tr w:rsidR="000F3E70" w:rsidRPr="004D30A1" w14:paraId="5C2BC8A5" w14:textId="77777777" w:rsidTr="5282D47E">
        <w:trPr>
          <w:trHeight w:val="1560"/>
        </w:trPr>
        <w:tc>
          <w:tcPr>
            <w:tcW w:w="1965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463571B" w14:textId="77777777" w:rsidR="000F3E70" w:rsidRDefault="000F3E70">
            <w:r w:rsidRPr="004D30A1">
              <w:t>KEY RESULTS (entregas-chave para o alcance): </w:t>
            </w:r>
          </w:p>
          <w:p w14:paraId="32117243" w14:textId="142FD642" w:rsidR="000F3E70" w:rsidRPr="004D30A1" w:rsidRDefault="000F3E70"/>
          <w:p w14:paraId="62594ACE" w14:textId="77777777" w:rsidR="000F3E70" w:rsidRPr="004D30A1" w:rsidRDefault="000F3E70">
            <w:r w:rsidRPr="004D30A1">
              <w:t> </w:t>
            </w:r>
          </w:p>
        </w:tc>
        <w:tc>
          <w:tcPr>
            <w:tcW w:w="83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hideMark/>
          </w:tcPr>
          <w:p w14:paraId="0E52E765" w14:textId="0031CC42" w:rsidR="00802B5B" w:rsidRPr="00802B5B" w:rsidRDefault="00802B5B" w:rsidP="0026137C">
            <w:pPr>
              <w:pStyle w:val="ListParagraph"/>
              <w:numPr>
                <w:ilvl w:val="0"/>
                <w:numId w:val="15"/>
              </w:numPr>
            </w:pPr>
            <w:r w:rsidRPr="00802B5B">
              <w:rPr>
                <w:b/>
                <w:bCs/>
              </w:rPr>
              <w:t>KR 1.1:</w:t>
            </w:r>
            <w:r w:rsidRPr="00802B5B">
              <w:t xml:space="preserve"> Estrutura organizacional da ENAJU definida e aprovada (organograma</w:t>
            </w:r>
            <w:del w:id="5" w:author="Igor Caires Machado" w:date="2026-06-01T18:07:00Z" w16du:dateUtc="2026-06-01T21:07:00Z">
              <w:r w:rsidRPr="00802B5B" w:rsidDel="00CF34D8">
                <w:delText xml:space="preserve">, níveis decisórios, </w:delText>
              </w:r>
            </w:del>
            <w:ins w:id="6" w:author="Igor Caires Machado" w:date="2026-06-01T18:07:00Z" w16du:dateUtc="2026-06-01T21:07:00Z">
              <w:r w:rsidR="00CF34D8">
                <w:t xml:space="preserve">, </w:t>
              </w:r>
            </w:ins>
            <w:r w:rsidRPr="00802B5B">
              <w:t xml:space="preserve">papéis e responsabilidades). </w:t>
            </w:r>
          </w:p>
          <w:p w14:paraId="1D83BF26" w14:textId="128BDBA7" w:rsidR="00802B5B" w:rsidRPr="00802B5B" w:rsidRDefault="6ADEBDF8" w:rsidP="0026137C">
            <w:pPr>
              <w:pStyle w:val="ListParagraph"/>
              <w:numPr>
                <w:ilvl w:val="0"/>
                <w:numId w:val="15"/>
              </w:numPr>
            </w:pPr>
            <w:r w:rsidRPr="7EDEB973">
              <w:rPr>
                <w:b/>
                <w:bCs/>
              </w:rPr>
              <w:t>KR 1.2:</w:t>
            </w:r>
            <w:r>
              <w:t xml:space="preserve"> Modelo de governança, com instâncias formais de decisão, normas internas, fluxos e processos definidos. </w:t>
            </w:r>
          </w:p>
          <w:p w14:paraId="6248C3C8" w14:textId="23033DCD" w:rsidR="00802B5B" w:rsidRPr="00802B5B" w:rsidRDefault="00802B5B" w:rsidP="0026137C">
            <w:pPr>
              <w:pStyle w:val="ListParagraph"/>
              <w:numPr>
                <w:ilvl w:val="0"/>
                <w:numId w:val="15"/>
              </w:numPr>
            </w:pPr>
            <w:r w:rsidRPr="00802B5B">
              <w:rPr>
                <w:b/>
                <w:bCs/>
              </w:rPr>
              <w:t>KR 1.3:</w:t>
            </w:r>
            <w:r w:rsidRPr="00802B5B">
              <w:t xml:space="preserve"> Conjunto de instrumentos normativos entregues (Regimento Interno, Portarias, procedimentos e fluxos). </w:t>
            </w:r>
          </w:p>
          <w:p w14:paraId="0A7F9961" w14:textId="11BFD739" w:rsidR="000F3E70" w:rsidRPr="004D30A1" w:rsidRDefault="00802B5B" w:rsidP="0026137C">
            <w:pPr>
              <w:pStyle w:val="ListParagraph"/>
              <w:numPr>
                <w:ilvl w:val="0"/>
                <w:numId w:val="15"/>
              </w:numPr>
            </w:pPr>
            <w:r w:rsidRPr="00802B5B">
              <w:rPr>
                <w:b/>
                <w:bCs/>
              </w:rPr>
              <w:t>KR 1.4:</w:t>
            </w:r>
            <w:r w:rsidRPr="00802B5B">
              <w:t xml:space="preserve"> Processos de trabalho mapeados e padronizados</w:t>
            </w:r>
            <w:r w:rsidR="00E64867">
              <w:t>.</w:t>
            </w:r>
          </w:p>
        </w:tc>
      </w:tr>
      <w:tr w:rsidR="000F3E70" w:rsidRPr="004D30A1" w14:paraId="19D55A87" w14:textId="77777777" w:rsidTr="5282D47E">
        <w:trPr>
          <w:trHeight w:val="630"/>
        </w:trPr>
        <w:tc>
          <w:tcPr>
            <w:tcW w:w="1965" w:type="dxa"/>
            <w:vMerge w:val="restart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6BD5ACE" w14:textId="77777777" w:rsidR="000F3E70" w:rsidRPr="004D30A1" w:rsidRDefault="000F3E70">
            <w:r w:rsidRPr="004D30A1">
              <w:t>INDICADOR: </w:t>
            </w:r>
          </w:p>
        </w:tc>
        <w:tc>
          <w:tcPr>
            <w:tcW w:w="1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5143C9" w14:textId="77777777" w:rsidR="000F3E70" w:rsidRPr="004D30A1" w:rsidRDefault="000F3E70">
            <w:r w:rsidRPr="004D30A1">
              <w:t>Fórmula </w:t>
            </w:r>
          </w:p>
        </w:tc>
        <w:tc>
          <w:tcPr>
            <w:tcW w:w="68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</w:tcPr>
          <w:p w14:paraId="18FB2F4B" w14:textId="03CC07CC" w:rsidR="000F3E70" w:rsidRPr="004D30A1" w:rsidRDefault="45792DDA" w:rsidP="5282D47E">
            <w:pPr>
              <w:spacing w:after="0" w:line="300" w:lineRule="auto"/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Percentual de critérios de governança atendidos, conforme estruturado por KR:</w:t>
            </w:r>
          </w:p>
          <w:p w14:paraId="3FC82B34" w14:textId="64A868EC" w:rsidR="000F3E70" w:rsidRPr="004D30A1" w:rsidRDefault="45792DDA" w:rsidP="0026137C">
            <w:pPr>
              <w:pStyle w:val="ListParagraph"/>
              <w:numPr>
                <w:ilvl w:val="0"/>
                <w:numId w:val="4"/>
              </w:num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KR 1.1 – Estrutura organizacional aprovada (peso 25%)</w:t>
            </w:r>
          </w:p>
          <w:p w14:paraId="30C64C1E" w14:textId="77CF424A" w:rsidR="000F3E70" w:rsidRPr="004D30A1" w:rsidRDefault="45792DDA" w:rsidP="0026137C">
            <w:pPr>
              <w:pStyle w:val="ListParagraph"/>
              <w:numPr>
                <w:ilvl w:val="0"/>
                <w:numId w:val="4"/>
              </w:num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KR 1.2 – Modelo de governança implementado (peso 25%)</w:t>
            </w:r>
          </w:p>
          <w:p w14:paraId="684F42EA" w14:textId="2C5EFDD8" w:rsidR="000F3E70" w:rsidRPr="004D30A1" w:rsidRDefault="45792DDA" w:rsidP="0026137C">
            <w:pPr>
              <w:pStyle w:val="ListParagraph"/>
              <w:numPr>
                <w:ilvl w:val="0"/>
                <w:numId w:val="4"/>
              </w:num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KR 1.3 – Instrumentos normativos vigentes (peso 25%)</w:t>
            </w:r>
          </w:p>
          <w:p w14:paraId="3DA263A4" w14:textId="3C7AA96A" w:rsidR="000F3E70" w:rsidRPr="0095137A" w:rsidRDefault="45792DDA" w:rsidP="0026137C">
            <w:pPr>
              <w:pStyle w:val="ListParagraph"/>
              <w:numPr>
                <w:ilvl w:val="0"/>
                <w:numId w:val="4"/>
              </w:num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KR 1.4 – Processos mapeados e padronizados (peso 25%)</w:t>
            </w:r>
          </w:p>
        </w:tc>
      </w:tr>
      <w:tr w:rsidR="000F3E70" w:rsidRPr="004D30A1" w14:paraId="72E34A58" w14:textId="77777777" w:rsidTr="5282D47E">
        <w:trPr>
          <w:trHeight w:val="630"/>
        </w:trPr>
        <w:tc>
          <w:tcPr>
            <w:tcW w:w="0" w:type="auto"/>
            <w:vMerge/>
            <w:vAlign w:val="center"/>
            <w:hideMark/>
          </w:tcPr>
          <w:p w14:paraId="28FEBF9E" w14:textId="77777777" w:rsidR="000F3E70" w:rsidRPr="004D30A1" w:rsidRDefault="000F3E70"/>
        </w:tc>
        <w:tc>
          <w:tcPr>
            <w:tcW w:w="1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009CA51" w14:textId="77777777" w:rsidR="000F3E70" w:rsidRPr="004D30A1" w:rsidRDefault="000F3E70">
            <w:r w:rsidRPr="004D30A1">
              <w:t>Meta </w:t>
            </w:r>
          </w:p>
        </w:tc>
        <w:tc>
          <w:tcPr>
            <w:tcW w:w="68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hideMark/>
          </w:tcPr>
          <w:p w14:paraId="22A36EED" w14:textId="620EF195" w:rsidR="000F3E70" w:rsidRPr="00802B5B" w:rsidRDefault="75E80985" w:rsidP="5282D47E">
            <w:pPr>
              <w:ind w:left="199"/>
            </w:pPr>
            <w:r>
              <w:t>100% de estruturação da governança institucional da ENAJU até o encerramento do projeto.</w:t>
            </w:r>
          </w:p>
        </w:tc>
      </w:tr>
      <w:tr w:rsidR="000F3E70" w:rsidRPr="004D30A1" w14:paraId="7C0C16A5" w14:textId="77777777" w:rsidTr="5282D47E">
        <w:trPr>
          <w:trHeight w:val="630"/>
        </w:trPr>
        <w:tc>
          <w:tcPr>
            <w:tcW w:w="0" w:type="auto"/>
            <w:vMerge/>
            <w:vAlign w:val="center"/>
            <w:hideMark/>
          </w:tcPr>
          <w:p w14:paraId="14A8006B" w14:textId="77777777" w:rsidR="000F3E70" w:rsidRPr="004D30A1" w:rsidRDefault="000F3E70"/>
        </w:tc>
        <w:tc>
          <w:tcPr>
            <w:tcW w:w="1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C24B276" w14:textId="77777777" w:rsidR="000F3E70" w:rsidRPr="004D30A1" w:rsidRDefault="000F3E70">
            <w:r w:rsidRPr="004D30A1">
              <w:t>Fonte de dados </w:t>
            </w:r>
          </w:p>
        </w:tc>
        <w:tc>
          <w:tcPr>
            <w:tcW w:w="68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hideMark/>
          </w:tcPr>
          <w:p w14:paraId="1C0C53FC" w14:textId="741B1CFF" w:rsidR="000F3E70" w:rsidRPr="00802B5B" w:rsidRDefault="46110F47" w:rsidP="0026137C">
            <w:pPr>
              <w:pStyle w:val="ListParagraph"/>
              <w:numPr>
                <w:ilvl w:val="0"/>
                <w:numId w:val="3"/>
              </w:numPr>
            </w:pPr>
            <w:r>
              <w:t>Atos formais de aprovação (Portarias, Resoluções).</w:t>
            </w:r>
          </w:p>
          <w:p w14:paraId="7AEC53C2" w14:textId="3EB7D953" w:rsidR="000F3E70" w:rsidRPr="00802B5B" w:rsidRDefault="46110F47" w:rsidP="0026137C">
            <w:pPr>
              <w:pStyle w:val="ListParagraph"/>
              <w:numPr>
                <w:ilvl w:val="0"/>
                <w:numId w:val="3"/>
              </w:numPr>
            </w:pPr>
            <w:r>
              <w:t>Regimento Interno da ENAJU.</w:t>
            </w:r>
          </w:p>
          <w:p w14:paraId="237E88B9" w14:textId="42F1A7CB" w:rsidR="000F3E70" w:rsidRPr="00802B5B" w:rsidRDefault="46110F47" w:rsidP="0026137C">
            <w:pPr>
              <w:pStyle w:val="ListParagraph"/>
              <w:numPr>
                <w:ilvl w:val="0"/>
                <w:numId w:val="3"/>
              </w:numPr>
            </w:pPr>
            <w:r>
              <w:t>Documentação do modelo de governança.</w:t>
            </w:r>
          </w:p>
          <w:p w14:paraId="64D28A2F" w14:textId="30C383AE" w:rsidR="000F3E70" w:rsidRPr="00802B5B" w:rsidRDefault="46110F47" w:rsidP="0026137C">
            <w:pPr>
              <w:pStyle w:val="ListParagraph"/>
              <w:numPr>
                <w:ilvl w:val="0"/>
                <w:numId w:val="3"/>
              </w:numPr>
            </w:pPr>
            <w:r>
              <w:t>Relatórios de mapeamento e padronização de processos.</w:t>
            </w:r>
          </w:p>
        </w:tc>
      </w:tr>
      <w:tr w:rsidR="000F3E70" w:rsidRPr="004D30A1" w14:paraId="6F21A518" w14:textId="77777777" w:rsidTr="5282D47E">
        <w:trPr>
          <w:trHeight w:val="630"/>
        </w:trPr>
        <w:tc>
          <w:tcPr>
            <w:tcW w:w="0" w:type="auto"/>
            <w:vMerge/>
            <w:vAlign w:val="center"/>
            <w:hideMark/>
          </w:tcPr>
          <w:p w14:paraId="76CDB585" w14:textId="77777777" w:rsidR="000F3E70" w:rsidRPr="004D30A1" w:rsidRDefault="000F3E70"/>
        </w:tc>
        <w:tc>
          <w:tcPr>
            <w:tcW w:w="15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CB999A4" w14:textId="77777777" w:rsidR="000F3E70" w:rsidRPr="004D30A1" w:rsidRDefault="000F3E70">
            <w:r w:rsidRPr="004D30A1">
              <w:t>Frequência </w:t>
            </w:r>
          </w:p>
        </w:tc>
        <w:tc>
          <w:tcPr>
            <w:tcW w:w="68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hideMark/>
          </w:tcPr>
          <w:p w14:paraId="0747F8D5" w14:textId="644C1843" w:rsidR="000F3E70" w:rsidRPr="004977F2" w:rsidRDefault="4804ACA1" w:rsidP="00802B5B">
            <w:pPr>
              <w:ind w:left="199"/>
              <w:rPr>
                <w:color w:val="C00000"/>
              </w:rPr>
            </w:pPr>
            <w:r>
              <w:t>Trimestral, durante a execução do projeto</w:t>
            </w:r>
          </w:p>
        </w:tc>
      </w:tr>
    </w:tbl>
    <w:p w14:paraId="0FAEAEE1" w14:textId="36EB28C8" w:rsidR="23A498E7" w:rsidRDefault="23A498E7"/>
    <w:p w14:paraId="4AAF2C0A" w14:textId="4DA4F136" w:rsidR="23A498E7" w:rsidRDefault="23A498E7"/>
    <w:tbl>
      <w:tblPr>
        <w:tblW w:w="0" w:type="auto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068"/>
        <w:gridCol w:w="1528"/>
        <w:gridCol w:w="6749"/>
      </w:tblGrid>
      <w:tr w:rsidR="23A498E7" w14:paraId="576EE889" w14:textId="77777777" w:rsidTr="00832795">
        <w:trPr>
          <w:trHeight w:val="540"/>
        </w:trPr>
        <w:tc>
          <w:tcPr>
            <w:tcW w:w="2068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15A2637" w14:textId="25863448" w:rsidR="23A498E7" w:rsidRDefault="23A498E7">
            <w:r w:rsidRPr="23A498E7">
              <w:rPr>
                <w:b/>
                <w:bCs/>
              </w:rPr>
              <w:t>BENEFÍCIO/VALOR</w:t>
            </w:r>
            <w:r>
              <w:t> </w:t>
            </w:r>
            <w:r w:rsidR="0E03545F" w:rsidRPr="00A70533">
              <w:rPr>
                <w:b/>
                <w:bCs/>
              </w:rPr>
              <w:t>2</w:t>
            </w:r>
          </w:p>
        </w:tc>
        <w:tc>
          <w:tcPr>
            <w:tcW w:w="827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F2F2F2" w:themeFill="background1" w:themeFillShade="F2"/>
          </w:tcPr>
          <w:p w14:paraId="1DB25762" w14:textId="79B72AA1" w:rsidR="0E03545F" w:rsidRDefault="00EE32B6" w:rsidP="23A498E7">
            <w:pPr>
              <w:ind w:left="164"/>
              <w:rPr>
                <w:b/>
                <w:bCs/>
              </w:rPr>
            </w:pPr>
            <w:del w:id="7" w:author="Igor Caires Machado" w:date="2026-06-01T18:08:00Z" w16du:dateUtc="2026-06-01T21:08:00Z">
              <w:r w:rsidRPr="00F628FD" w:rsidDel="00371CE2">
                <w:rPr>
                  <w:rStyle w:val="normaltextrun"/>
                  <w:b/>
                  <w:bCs/>
                  <w:color w:val="000000"/>
                  <w:shd w:val="clear" w:color="auto" w:fill="FFFFFF"/>
                </w:rPr>
                <w:delText>Infraestrutura integrada de conteúdos e aprendizagem</w:delText>
              </w:r>
              <w:r w:rsidDel="00371CE2">
                <w:rPr>
                  <w:rStyle w:val="eop"/>
                  <w:color w:val="000000"/>
                  <w:shd w:val="clear" w:color="auto" w:fill="FFFFFF"/>
                </w:rPr>
                <w:delText> </w:delText>
              </w:r>
            </w:del>
            <w:ins w:id="8" w:author="Igor Caires Machado" w:date="2026-06-01T18:08:00Z" w16du:dateUtc="2026-06-01T21:08:00Z">
              <w:r w:rsidR="00371CE2">
                <w:rPr>
                  <w:rStyle w:val="normaltextrun"/>
                  <w:b/>
                  <w:bCs/>
                </w:rPr>
                <w:t>Amplia</w:t>
              </w:r>
              <w:r w:rsidR="00CE69CD">
                <w:rPr>
                  <w:rStyle w:val="normaltextrun"/>
                  <w:b/>
                  <w:bCs/>
                </w:rPr>
                <w:t xml:space="preserve">ção da capacidade </w:t>
              </w:r>
              <w:r w:rsidR="00A320DF">
                <w:rPr>
                  <w:rStyle w:val="normaltextrun"/>
                  <w:b/>
                  <w:bCs/>
                </w:rPr>
                <w:t>de</w:t>
              </w:r>
            </w:ins>
            <w:ins w:id="9" w:author="Igor Caires Machado" w:date="2026-06-01T18:09:00Z" w16du:dateUtc="2026-06-01T21:09:00Z">
              <w:r w:rsidR="00A320DF">
                <w:rPr>
                  <w:rStyle w:val="normaltextrun"/>
                  <w:b/>
                  <w:bCs/>
                </w:rPr>
                <w:t xml:space="preserve"> oferta e compartilhamento de c</w:t>
              </w:r>
              <w:r w:rsidR="00DA28BE">
                <w:rPr>
                  <w:rStyle w:val="normaltextrun"/>
                  <w:b/>
                  <w:bCs/>
                </w:rPr>
                <w:t xml:space="preserve">onhecimento </w:t>
              </w:r>
              <w:r w:rsidR="00337726">
                <w:rPr>
                  <w:rStyle w:val="normaltextrun"/>
                  <w:b/>
                  <w:bCs/>
                </w:rPr>
                <w:t>educacional</w:t>
              </w:r>
            </w:ins>
          </w:p>
        </w:tc>
      </w:tr>
      <w:tr w:rsidR="23A498E7" w14:paraId="0D80B8C9" w14:textId="77777777" w:rsidTr="00832795">
        <w:trPr>
          <w:trHeight w:val="630"/>
        </w:trPr>
        <w:tc>
          <w:tcPr>
            <w:tcW w:w="2068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</w:tcPr>
          <w:p w14:paraId="7E6FF173" w14:textId="77777777" w:rsidR="23A498E7" w:rsidRDefault="23A498E7">
            <w:r>
              <w:t>Valor Público </w:t>
            </w:r>
          </w:p>
          <w:p w14:paraId="7FA93CC9" w14:textId="3D563F36" w:rsidR="23A498E7" w:rsidRDefault="23A498E7">
            <w:r>
              <w:t>(Descrição do valor)</w:t>
            </w:r>
          </w:p>
        </w:tc>
        <w:tc>
          <w:tcPr>
            <w:tcW w:w="827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shd w:val="clear" w:color="auto" w:fill="F2F2F2" w:themeFill="background1" w:themeFillShade="F2"/>
          </w:tcPr>
          <w:p w14:paraId="5F44FE15" w14:textId="4C9DB092" w:rsidR="79CCDBAD" w:rsidRDefault="79CCDBAD" w:rsidP="23A498E7">
            <w:pPr>
              <w:ind w:left="164"/>
            </w:pPr>
            <w:r>
              <w:t xml:space="preserve">Elevação da </w:t>
            </w:r>
            <w:del w:id="10" w:author="Igor Caires Machado" w:date="2026-06-01T18:10:00Z" w16du:dateUtc="2026-06-01T21:10:00Z">
              <w:r w:rsidDel="00FB19AD">
                <w:delText xml:space="preserve">qualidade </w:delText>
              </w:r>
            </w:del>
            <w:ins w:id="11" w:author="Igor Caires Machado" w:date="2026-06-01T18:10:00Z" w16du:dateUtc="2026-06-01T21:10:00Z">
              <w:r w:rsidR="00FB19AD">
                <w:t xml:space="preserve">amplitude </w:t>
              </w:r>
            </w:ins>
            <w:r>
              <w:t xml:space="preserve">da formação continuada no Judiciário, com alcance nacional, </w:t>
            </w:r>
            <w:del w:id="12" w:author="Igor Caires Machado" w:date="2026-06-01T18:10:00Z" w16du:dateUtc="2026-06-01T21:10:00Z">
              <w:r w:rsidDel="00A44156">
                <w:delText xml:space="preserve">metodologia formativas </w:delText>
              </w:r>
            </w:del>
            <w:ins w:id="13" w:author="Igor Caires Machado" w:date="2026-06-01T18:10:00Z" w16du:dateUtc="2026-06-01T21:10:00Z">
              <w:r w:rsidR="00A44156">
                <w:t xml:space="preserve">de </w:t>
              </w:r>
              <w:r w:rsidR="008B0579">
                <w:t xml:space="preserve">cursos e </w:t>
              </w:r>
            </w:ins>
            <w:del w:id="14" w:author="Igor Caires Machado" w:date="2026-06-01T18:10:00Z" w16du:dateUtc="2026-06-01T21:10:00Z">
              <w:r w:rsidDel="00746648">
                <w:delText xml:space="preserve">adequadas e </w:delText>
              </w:r>
            </w:del>
            <w:r>
              <w:t>adaptad</w:t>
            </w:r>
            <w:ins w:id="15" w:author="Igor Caires Machado" w:date="2026-06-01T18:10:00Z" w16du:dateUtc="2026-06-01T21:10:00Z">
              <w:r w:rsidR="00746648">
                <w:t xml:space="preserve">os </w:t>
              </w:r>
            </w:ins>
            <w:del w:id="16" w:author="Igor Caires Machado" w:date="2026-06-01T18:10:00Z" w16du:dateUtc="2026-06-01T21:10:00Z">
              <w:r w:rsidDel="00746648">
                <w:delText>as a</w:delText>
              </w:r>
            </w:del>
            <w:ins w:id="17" w:author="Igor Caires Machado" w:date="2026-06-01T18:10:00Z" w16du:dateUtc="2026-06-01T21:10:00Z">
              <w:r w:rsidR="00746648">
                <w:t xml:space="preserve">às </w:t>
              </w:r>
            </w:ins>
            <w:del w:id="18" w:author="Igor Caires Machado" w:date="2026-06-01T18:10:00Z" w16du:dateUtc="2026-06-01T21:10:00Z">
              <w:r w:rsidDel="00746648">
                <w:delText xml:space="preserve">s </w:delText>
              </w:r>
            </w:del>
            <w:r>
              <w:t>realidades locais.</w:t>
            </w:r>
          </w:p>
        </w:tc>
      </w:tr>
      <w:tr w:rsidR="23A498E7" w14:paraId="42D00C56" w14:textId="77777777" w:rsidTr="00832795">
        <w:trPr>
          <w:trHeight w:val="1560"/>
        </w:trPr>
        <w:tc>
          <w:tcPr>
            <w:tcW w:w="2068" w:type="dxa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</w:tcPr>
          <w:p w14:paraId="214A1645" w14:textId="77777777" w:rsidR="23A498E7" w:rsidRDefault="23A498E7">
            <w:r>
              <w:t>KEY RESULTS (entregas-chave para o alcance): </w:t>
            </w:r>
          </w:p>
          <w:p w14:paraId="7C24DC5C" w14:textId="142FD642" w:rsidR="23A498E7" w:rsidRDefault="23A498E7"/>
          <w:p w14:paraId="33DEFFCF" w14:textId="77777777" w:rsidR="23A498E7" w:rsidRDefault="23A498E7">
            <w:r>
              <w:t> </w:t>
            </w:r>
          </w:p>
        </w:tc>
        <w:tc>
          <w:tcPr>
            <w:tcW w:w="827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</w:tcPr>
          <w:p w14:paraId="5497EB00" w14:textId="0C136759" w:rsidR="71D77EBB" w:rsidRPr="0095137A" w:rsidRDefault="71D77EBB" w:rsidP="0026137C">
            <w:pPr>
              <w:pStyle w:val="ListParagraph"/>
              <w:numPr>
                <w:ilvl w:val="0"/>
                <w:numId w:val="15"/>
              </w:numPr>
            </w:pPr>
            <w:r w:rsidRPr="0095137A">
              <w:rPr>
                <w:b/>
                <w:bCs/>
              </w:rPr>
              <w:t>KR 2.1</w:t>
            </w:r>
            <w:r w:rsidR="20FEA5B3" w:rsidRPr="0095137A">
              <w:rPr>
                <w:b/>
                <w:bCs/>
              </w:rPr>
              <w:t>:</w:t>
            </w:r>
            <w:r w:rsidRPr="0095137A">
              <w:t xml:space="preserve"> Banco</w:t>
            </w:r>
            <w:r w:rsidR="003126C8">
              <w:t xml:space="preserve"> </w:t>
            </w:r>
            <w:r w:rsidRPr="0095137A">
              <w:t>de Conteúdos Educacionais</w:t>
            </w:r>
          </w:p>
          <w:p w14:paraId="1EE2E99A" w14:textId="3E27AFDB" w:rsidR="71D77EBB" w:rsidRPr="0095137A" w:rsidRDefault="71D77EBB" w:rsidP="0026137C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95137A">
              <w:rPr>
                <w:b/>
                <w:bCs/>
              </w:rPr>
              <w:t>KR 2.2</w:t>
            </w:r>
            <w:r w:rsidR="522F924E" w:rsidRPr="0095137A">
              <w:rPr>
                <w:b/>
                <w:bCs/>
              </w:rPr>
              <w:t>:</w:t>
            </w:r>
            <w:r w:rsidRPr="0095137A">
              <w:rPr>
                <w:b/>
                <w:bCs/>
              </w:rPr>
              <w:t xml:space="preserve"> </w:t>
            </w:r>
            <w:r w:rsidRPr="0095137A">
              <w:t>Modernização</w:t>
            </w:r>
            <w:ins w:id="19" w:author="Igor Caires Machado" w:date="2026-06-01T18:11:00Z" w16du:dateUtc="2026-06-01T21:11:00Z">
              <w:r w:rsidR="00746648">
                <w:t>,</w:t>
              </w:r>
            </w:ins>
            <w:r w:rsidRPr="0095137A">
              <w:t xml:space="preserve"> </w:t>
            </w:r>
            <w:del w:id="20" w:author="Igor Caires Machado" w:date="2026-06-01T18:11:00Z" w16du:dateUtc="2026-06-01T21:11:00Z">
              <w:r w:rsidRPr="0095137A" w:rsidDel="00746648">
                <w:delText xml:space="preserve">do ambiente Moodle, </w:delText>
              </w:r>
            </w:del>
            <w:r w:rsidRPr="0095137A">
              <w:t>melhoria da usabilidade e da cessibilidade</w:t>
            </w:r>
            <w:ins w:id="21" w:author="Igor Caires Machado" w:date="2026-06-01T18:11:00Z" w16du:dateUtc="2026-06-01T21:11:00Z">
              <w:r w:rsidR="00746648">
                <w:t xml:space="preserve"> </w:t>
              </w:r>
              <w:r w:rsidR="00746648" w:rsidRPr="0095137A">
                <w:t>do ambiente Moodle</w:t>
              </w:r>
              <w:r w:rsidR="00746648">
                <w:t>.</w:t>
              </w:r>
            </w:ins>
            <w:del w:id="22" w:author="Igor Caires Machado" w:date="2026-06-01T18:11:00Z" w16du:dateUtc="2026-06-01T21:11:00Z">
              <w:r w:rsidRPr="0095137A" w:rsidDel="00746648">
                <w:delText>.</w:delText>
              </w:r>
            </w:del>
          </w:p>
          <w:p w14:paraId="5340EB55" w14:textId="38AF041C" w:rsidR="71D77EBB" w:rsidRPr="0095137A" w:rsidRDefault="256DDB5D" w:rsidP="0026137C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95137A">
              <w:rPr>
                <w:b/>
                <w:bCs/>
              </w:rPr>
              <w:t>KR 2.3</w:t>
            </w:r>
            <w:r w:rsidR="677D8FDE" w:rsidRPr="0095137A">
              <w:rPr>
                <w:b/>
                <w:bCs/>
              </w:rPr>
              <w:t>:</w:t>
            </w:r>
            <w:r w:rsidRPr="0095137A">
              <w:t xml:space="preserve"> Painel </w:t>
            </w:r>
            <w:del w:id="23" w:author="Igor Caires Machado" w:date="2026-06-01T18:11:00Z" w16du:dateUtc="2026-06-01T21:11:00Z">
              <w:r w:rsidRPr="0095137A" w:rsidDel="001E1A36">
                <w:delText xml:space="preserve">de </w:delText>
              </w:r>
              <w:r w:rsidRPr="0095137A" w:rsidDel="001E1A36">
                <w:rPr>
                  <w:i/>
                  <w:iCs/>
                </w:rPr>
                <w:delText>business intelligence</w:delText>
              </w:r>
              <w:r w:rsidRPr="0095137A" w:rsidDel="001E1A36">
                <w:delText xml:space="preserve"> com dados </w:delText>
              </w:r>
            </w:del>
            <w:ins w:id="24" w:author="Igor Caires Machado" w:date="2026-06-01T18:11:00Z" w16du:dateUtc="2026-06-01T21:11:00Z">
              <w:r w:rsidR="001E1A36">
                <w:t xml:space="preserve">integrado e dinâmico </w:t>
              </w:r>
            </w:ins>
            <w:r w:rsidRPr="0095137A">
              <w:t xml:space="preserve">das ações formativas do Poder Judiciário. </w:t>
            </w:r>
          </w:p>
          <w:p w14:paraId="1700BA03" w14:textId="2F3B4EE0" w:rsidR="71D77EBB" w:rsidRPr="0095137A" w:rsidRDefault="71D77EBB" w:rsidP="0026137C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95137A">
              <w:rPr>
                <w:b/>
                <w:bCs/>
              </w:rPr>
              <w:t>KR 2.4</w:t>
            </w:r>
            <w:r w:rsidR="20658C9A" w:rsidRPr="0095137A">
              <w:rPr>
                <w:b/>
                <w:bCs/>
              </w:rPr>
              <w:t xml:space="preserve">: </w:t>
            </w:r>
            <w:r w:rsidRPr="0095137A">
              <w:t>Parcerias com universidades, escolas de governo e organismos internacionais.</w:t>
            </w:r>
          </w:p>
          <w:p w14:paraId="70649C02" w14:textId="398312DB" w:rsidR="71D77EBB" w:rsidRPr="0095137A" w:rsidRDefault="71D77EBB" w:rsidP="0026137C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95137A">
              <w:rPr>
                <w:b/>
                <w:bCs/>
              </w:rPr>
              <w:t>KR 2.5</w:t>
            </w:r>
            <w:r w:rsidR="5BE897F0" w:rsidRPr="0095137A">
              <w:rPr>
                <w:b/>
                <w:bCs/>
              </w:rPr>
              <w:t>:</w:t>
            </w:r>
            <w:r w:rsidRPr="0095137A">
              <w:t xml:space="preserve"> Estúdio próprio de gravação no CNJ para produção de conteúdos educacionais.</w:t>
            </w:r>
          </w:p>
          <w:p w14:paraId="00ABFC32" w14:textId="38F21B32" w:rsidR="23A498E7" w:rsidRPr="0095137A" w:rsidRDefault="71D77EBB" w:rsidP="0026137C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95137A">
              <w:rPr>
                <w:b/>
                <w:bCs/>
              </w:rPr>
              <w:t>KR 2.6</w:t>
            </w:r>
            <w:r w:rsidR="3DCBA6E7" w:rsidRPr="0095137A">
              <w:rPr>
                <w:b/>
                <w:bCs/>
              </w:rPr>
              <w:t>:</w:t>
            </w:r>
            <w:r w:rsidRPr="0095137A">
              <w:t xml:space="preserve"> Realização de Encontro Nacional de Escolas judiciais.</w:t>
            </w:r>
          </w:p>
        </w:tc>
      </w:tr>
      <w:tr w:rsidR="23A498E7" w14:paraId="6237ED18" w14:textId="77777777" w:rsidTr="00832795">
        <w:trPr>
          <w:trHeight w:val="630"/>
        </w:trPr>
        <w:tc>
          <w:tcPr>
            <w:tcW w:w="2068" w:type="dxa"/>
            <w:vMerge w:val="restart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</w:tcPr>
          <w:p w14:paraId="28F64388" w14:textId="77777777" w:rsidR="23A498E7" w:rsidRDefault="23A498E7">
            <w:r>
              <w:t>INDICADOR: </w:t>
            </w:r>
          </w:p>
        </w:tc>
        <w:tc>
          <w:tcPr>
            <w:tcW w:w="1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05EF1B" w14:textId="77777777" w:rsidR="23A498E7" w:rsidRDefault="23A498E7">
            <w:r>
              <w:t>Fórmula </w:t>
            </w:r>
          </w:p>
        </w:tc>
        <w:tc>
          <w:tcPr>
            <w:tcW w:w="6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</w:tcPr>
          <w:p w14:paraId="6F4A51E7" w14:textId="6A3AB06B" w:rsidR="23A498E7" w:rsidRDefault="32524AFE" w:rsidP="5282D47E">
            <w:pPr>
              <w:spacing w:after="0" w:line="300" w:lineRule="auto"/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Percentual de critérios atendidos:</w:t>
            </w:r>
          </w:p>
          <w:p w14:paraId="3A169FF1" w14:textId="6BF54BBF" w:rsidR="23A498E7" w:rsidRDefault="32524AFE" w:rsidP="5282D47E">
            <w:p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Banco institucional criado e publicado (25%)</w:t>
            </w:r>
          </w:p>
          <w:p w14:paraId="552CF1F8" w14:textId="24CB7E10" w:rsidR="23A498E7" w:rsidRDefault="32524AFE" w:rsidP="5282D47E">
            <w:p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Conteúdos catalogados por tema/modalidade/público-alvo (25%)</w:t>
            </w:r>
          </w:p>
          <w:p w14:paraId="2415746B" w14:textId="21E6B820" w:rsidR="23A498E7" w:rsidRDefault="32524AFE" w:rsidP="5282D47E">
            <w:p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Regras de curadoria e atualização definidas (25%)</w:t>
            </w:r>
          </w:p>
          <w:p w14:paraId="795B6DAF" w14:textId="3B0A109A" w:rsidR="23A498E7" w:rsidRPr="0095137A" w:rsidRDefault="32524AFE" w:rsidP="0095137A">
            <w:p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 w:rsidRPr="5282D47E">
              <w:rPr>
                <w:rFonts w:ascii="Segoe UI" w:eastAsia="Segoe UI" w:hAnsi="Segoe UI" w:cs="Segoe UI"/>
                <w:sz w:val="21"/>
                <w:szCs w:val="21"/>
              </w:rPr>
              <w:t>Acesso disponibilizado às escolas judiciais (25%)</w:t>
            </w:r>
          </w:p>
        </w:tc>
      </w:tr>
      <w:tr w:rsidR="23A498E7" w14:paraId="6DB388C1" w14:textId="77777777" w:rsidTr="00832795">
        <w:trPr>
          <w:trHeight w:val="630"/>
        </w:trPr>
        <w:tc>
          <w:tcPr>
            <w:tcW w:w="2068" w:type="dxa"/>
            <w:vMerge/>
          </w:tcPr>
          <w:p w14:paraId="2869F67F" w14:textId="77777777" w:rsidR="00537AA8" w:rsidRDefault="00537AA8"/>
        </w:tc>
        <w:tc>
          <w:tcPr>
            <w:tcW w:w="1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4697D1" w14:textId="77777777" w:rsidR="23A498E7" w:rsidRDefault="23A498E7">
            <w:r>
              <w:t>Meta </w:t>
            </w:r>
          </w:p>
        </w:tc>
        <w:tc>
          <w:tcPr>
            <w:tcW w:w="6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</w:tcPr>
          <w:p w14:paraId="33196FDA" w14:textId="3A21A94C" w:rsidR="23A498E7" w:rsidRDefault="4E4FE458" w:rsidP="23A498E7">
            <w:pPr>
              <w:ind w:left="199"/>
            </w:pPr>
            <w:r>
              <w:t>100% dos critérios atendidos</w:t>
            </w:r>
          </w:p>
        </w:tc>
      </w:tr>
      <w:tr w:rsidR="23A498E7" w14:paraId="0AC879BD" w14:textId="77777777" w:rsidTr="00832795">
        <w:trPr>
          <w:trHeight w:val="630"/>
        </w:trPr>
        <w:tc>
          <w:tcPr>
            <w:tcW w:w="2068" w:type="dxa"/>
            <w:vMerge/>
          </w:tcPr>
          <w:p w14:paraId="01AF69D5" w14:textId="77777777" w:rsidR="00537AA8" w:rsidRDefault="00537AA8"/>
        </w:tc>
        <w:tc>
          <w:tcPr>
            <w:tcW w:w="1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0541E4" w14:textId="77777777" w:rsidR="23A498E7" w:rsidRDefault="23A498E7">
            <w:r>
              <w:t>Fonte de dados </w:t>
            </w:r>
          </w:p>
        </w:tc>
        <w:tc>
          <w:tcPr>
            <w:tcW w:w="6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</w:tcPr>
          <w:p w14:paraId="5D3A3E9B" w14:textId="67616286" w:rsidR="23A498E7" w:rsidRDefault="00832795" w:rsidP="5282D47E">
            <w:pPr>
              <w:spacing w:after="0" w:line="300" w:lineRule="auto"/>
              <w:rPr>
                <w:rFonts w:ascii="Segoe UI" w:eastAsia="Segoe UI" w:hAnsi="Segoe UI" w:cs="Segoe UI"/>
                <w:sz w:val="21"/>
                <w:szCs w:val="21"/>
              </w:rPr>
            </w:pPr>
            <w:r>
              <w:rPr>
                <w:rFonts w:ascii="Segoe UI" w:eastAsia="Segoe UI" w:hAnsi="Segoe UI" w:cs="Segoe UI"/>
                <w:sz w:val="21"/>
                <w:szCs w:val="21"/>
              </w:rPr>
              <w:t>Relatórios da ENAJU</w:t>
            </w:r>
          </w:p>
        </w:tc>
      </w:tr>
      <w:tr w:rsidR="23A498E7" w14:paraId="170FA72D" w14:textId="77777777" w:rsidTr="00832795">
        <w:trPr>
          <w:trHeight w:val="630"/>
        </w:trPr>
        <w:tc>
          <w:tcPr>
            <w:tcW w:w="2068" w:type="dxa"/>
            <w:vMerge/>
          </w:tcPr>
          <w:p w14:paraId="6DDD9A15" w14:textId="77777777" w:rsidR="00537AA8" w:rsidRDefault="00537AA8"/>
        </w:tc>
        <w:tc>
          <w:tcPr>
            <w:tcW w:w="1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6FCF1F" w14:textId="77777777" w:rsidR="23A498E7" w:rsidRDefault="23A498E7">
            <w:r>
              <w:t>Frequência </w:t>
            </w:r>
          </w:p>
        </w:tc>
        <w:tc>
          <w:tcPr>
            <w:tcW w:w="6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</w:tcPr>
          <w:p w14:paraId="2DF7FAEB" w14:textId="1653E77E" w:rsidR="23A498E7" w:rsidRDefault="23A498E7" w:rsidP="23A498E7">
            <w:pPr>
              <w:ind w:left="199"/>
              <w:rPr>
                <w:color w:val="C00000"/>
              </w:rPr>
            </w:pPr>
            <w:r>
              <w:t>Trimestral</w:t>
            </w:r>
          </w:p>
        </w:tc>
      </w:tr>
    </w:tbl>
    <w:p w14:paraId="15DA19A5" w14:textId="1448151C" w:rsidR="1FAEACEA" w:rsidRDefault="1FAEACEA" w:rsidP="5282D47E"/>
    <w:p w14:paraId="0A9BFB6A" w14:textId="77777777" w:rsidR="00832795" w:rsidRDefault="00832795" w:rsidP="5282D47E"/>
    <w:p w14:paraId="726BCC62" w14:textId="77777777" w:rsidR="00832795" w:rsidRDefault="00832795" w:rsidP="5282D47E"/>
    <w:p w14:paraId="309D1DAC" w14:textId="77777777" w:rsidR="00832795" w:rsidRDefault="00832795" w:rsidP="5282D47E"/>
    <w:p w14:paraId="7DE5E681" w14:textId="77777777" w:rsidR="00832795" w:rsidRDefault="00832795" w:rsidP="5282D47E"/>
    <w:tbl>
      <w:tblPr>
        <w:tblW w:w="10069" w:type="dxa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5"/>
      </w:tblGrid>
      <w:tr w:rsidR="00FE44F6" w:rsidRPr="004D30A1" w14:paraId="1DCA12B7" w14:textId="77777777" w:rsidTr="009A16AB">
        <w:trPr>
          <w:trHeight w:val="675"/>
        </w:trPr>
        <w:tc>
          <w:tcPr>
            <w:tcW w:w="10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vAlign w:val="center"/>
            <w:hideMark/>
          </w:tcPr>
          <w:p w14:paraId="3DD7E071" w14:textId="09C43131" w:rsidR="00FE44F6" w:rsidRPr="004D30A1" w:rsidRDefault="00FE44F6" w:rsidP="00BA4F14">
            <w:pPr>
              <w:ind w:right="411"/>
              <w:jc w:val="center"/>
            </w:pPr>
            <w:r w:rsidRPr="004D30A1">
              <w:rPr>
                <w:b/>
                <w:bCs/>
              </w:rPr>
              <w:t>ESCOPO DO PROJETO E ESTRUTURA ANALÍTICA DE BENEFÍCIOS (EAB)</w:t>
            </w:r>
          </w:p>
        </w:tc>
      </w:tr>
      <w:tr w:rsidR="00FE44F6" w:rsidRPr="004D30A1" w14:paraId="0B0C56FC" w14:textId="77777777" w:rsidTr="009A16AB">
        <w:trPr>
          <w:trHeight w:val="1814"/>
        </w:trPr>
        <w:tc>
          <w:tcPr>
            <w:tcW w:w="10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4E70FB8" w14:textId="77777777" w:rsidR="00FE3CB6" w:rsidRDefault="00FE3CB6" w:rsidP="00BA4F14">
            <w:pPr>
              <w:ind w:right="411"/>
            </w:pPr>
          </w:p>
          <w:p w14:paraId="45CCD73E" w14:textId="77777777" w:rsidR="00FE3CB6" w:rsidRDefault="00FE3CB6" w:rsidP="00BA4F14">
            <w:pPr>
              <w:ind w:right="411"/>
            </w:pPr>
          </w:p>
          <w:p w14:paraId="2D4A01BE" w14:textId="0B31A59A" w:rsidR="00FE3CB6" w:rsidRDefault="00FE3CB6" w:rsidP="00BA4F14">
            <w:pPr>
              <w:ind w:right="411"/>
            </w:pPr>
            <w:r>
              <w:rPr>
                <w:noProof/>
              </w:rPr>
              <w:drawing>
                <wp:inline distT="0" distB="0" distL="0" distR="0" wp14:anchorId="0AAAB4AE" wp14:editId="4C8A18B9">
                  <wp:extent cx="6718300" cy="3308350"/>
                  <wp:effectExtent l="0" t="0" r="0" b="25400"/>
                  <wp:docPr id="29376278" name="Diagrama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  <w:p w14:paraId="5CD1FB1F" w14:textId="77777777" w:rsidR="006F6A18" w:rsidRDefault="006F6A18" w:rsidP="00BA4F14">
            <w:pPr>
              <w:ind w:right="411"/>
              <w:rPr>
                <w:b/>
                <w:bCs/>
              </w:rPr>
            </w:pPr>
            <w:r w:rsidRPr="006F6A18">
              <w:rPr>
                <w:b/>
                <w:bCs/>
              </w:rPr>
              <w:t>NÃO ESCOPO</w:t>
            </w:r>
            <w:r>
              <w:rPr>
                <w:b/>
                <w:bCs/>
              </w:rPr>
              <w:t>:</w:t>
            </w:r>
          </w:p>
          <w:p w14:paraId="6B287B3A" w14:textId="2524DB57" w:rsidR="006F6A18" w:rsidRPr="006F6A18" w:rsidRDefault="006F6A18" w:rsidP="00BA4F14">
            <w:pPr>
              <w:ind w:right="411"/>
              <w:rPr>
                <w:i/>
                <w:iCs/>
              </w:rPr>
            </w:pPr>
            <w:r>
              <w:rPr>
                <w:i/>
                <w:iCs/>
              </w:rPr>
              <w:t>Informar atividades que não fazem parte do escopo, como por exemplo: Mudanças nas políticas estaduais de acolhimento; desenvolvimento completo de um novo sistema além dos fluxos previstos.</w:t>
            </w:r>
          </w:p>
        </w:tc>
      </w:tr>
      <w:tr w:rsidR="006F6A18" w:rsidRPr="006F6A18" w14:paraId="76F669C6" w14:textId="77777777" w:rsidTr="009A16AB">
        <w:trPr>
          <w:trHeight w:val="300"/>
        </w:trPr>
        <w:tc>
          <w:tcPr>
            <w:tcW w:w="10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F825B53" w14:textId="6FF94166" w:rsidR="006F6A18" w:rsidRPr="006F6A18" w:rsidRDefault="00294325" w:rsidP="00BA4F14">
            <w:pPr>
              <w:ind w:right="411"/>
              <w:jc w:val="center"/>
              <w:rPr>
                <w:b/>
                <w:bCs/>
              </w:rPr>
            </w:pPr>
            <w:r w:rsidRPr="006F6A18">
              <w:rPr>
                <w:b/>
                <w:bCs/>
              </w:rPr>
              <w:t>DICIONÁRIO DA EAB</w:t>
            </w:r>
          </w:p>
        </w:tc>
      </w:tr>
      <w:tr w:rsidR="006F6A18" w:rsidRPr="004D30A1" w14:paraId="733FE46C" w14:textId="77777777" w:rsidTr="009A16AB">
        <w:trPr>
          <w:trHeight w:val="300"/>
        </w:trPr>
        <w:tc>
          <w:tcPr>
            <w:tcW w:w="10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DF6CDD" w14:textId="4CF6022D" w:rsidR="006F6A18" w:rsidRPr="004D30A1" w:rsidRDefault="006F6A18" w:rsidP="00BA4F14">
            <w:pPr>
              <w:ind w:right="411"/>
            </w:pPr>
            <w:r w:rsidRPr="004D30A1">
              <w:rPr>
                <w:b/>
                <w:bCs/>
              </w:rPr>
              <w:t xml:space="preserve">DICIONÁRIO DA EAB </w:t>
            </w:r>
          </w:p>
          <w:p w14:paraId="62AE3A24" w14:textId="77777777" w:rsidR="00B71A17" w:rsidRDefault="006F6A18" w:rsidP="00BA4F14">
            <w:pPr>
              <w:ind w:right="411"/>
              <w:rPr>
                <w:b/>
                <w:bCs/>
              </w:rPr>
            </w:pPr>
            <w:r w:rsidRPr="00A63AEE">
              <w:rPr>
                <w:b/>
                <w:bCs/>
                <w:u w:val="single"/>
              </w:rPr>
              <w:t xml:space="preserve">Benefício 1 – </w:t>
            </w:r>
            <w:r w:rsidR="00B71A17" w:rsidRPr="00B71A17">
              <w:rPr>
                <w:b/>
                <w:bCs/>
              </w:rPr>
              <w:t xml:space="preserve">Governança estruturada e capacidade institucional fortalecida  </w:t>
            </w:r>
          </w:p>
          <w:p w14:paraId="6C31A0FA" w14:textId="180DEDA5" w:rsidR="00802B5B" w:rsidRPr="00802B5B" w:rsidRDefault="579C334D" w:rsidP="00BA4F14">
            <w:pPr>
              <w:ind w:right="411"/>
              <w:rPr>
                <w:b/>
                <w:bCs/>
              </w:rPr>
            </w:pPr>
            <w:r w:rsidRPr="2D661AE7">
              <w:rPr>
                <w:b/>
                <w:bCs/>
              </w:rPr>
              <w:t>Entrega 1 – Estrutura Organizacional</w:t>
            </w:r>
          </w:p>
          <w:p w14:paraId="46F976A7" w14:textId="317B1E00" w:rsidR="00802B5B" w:rsidRPr="00802B5B" w:rsidRDefault="47CC3893" w:rsidP="00BA4F14">
            <w:pPr>
              <w:ind w:right="411"/>
              <w:jc w:val="both"/>
            </w:pPr>
            <w:r w:rsidRPr="1132055E">
              <w:rPr>
                <w:b/>
                <w:bCs/>
              </w:rPr>
              <w:t>Descrição:</w:t>
            </w:r>
            <w:r w:rsidR="491B8224" w:rsidRPr="1132055E">
              <w:rPr>
                <w:b/>
                <w:bCs/>
              </w:rPr>
              <w:t xml:space="preserve"> </w:t>
            </w:r>
            <w:r>
              <w:t>Consiste na elaboração e validação do organograma da ENAJU, com definição dos níveis de decisão, papéis, responsabilidades e vínculos hierárquico</w:t>
            </w:r>
            <w:r w:rsidR="00802B5B">
              <w:noBreakHyphen/>
            </w:r>
            <w:r>
              <w:t>funcionais. Inclui análise técnica, consolidação de propostas elaboradas pelo GT, adequações solicitadas pelas unidades internas e aprovação final pela Presidência. Essa entrega estabelece a base institucional necessária para operacionalização da Escola.</w:t>
            </w:r>
          </w:p>
          <w:p w14:paraId="7DA6F71E" w14:textId="77777777" w:rsidR="00802B5B" w:rsidRPr="00A63AEE" w:rsidRDefault="00802B5B" w:rsidP="00BA4F14">
            <w:pPr>
              <w:ind w:right="411"/>
              <w:rPr>
                <w:b/>
                <w:bCs/>
              </w:rPr>
            </w:pPr>
          </w:p>
          <w:p w14:paraId="1420FA42" w14:textId="665C4A9B" w:rsidR="00802B5B" w:rsidRPr="00802B5B" w:rsidRDefault="00802B5B" w:rsidP="00BA4F14">
            <w:pPr>
              <w:ind w:right="411"/>
              <w:rPr>
                <w:b/>
                <w:bCs/>
              </w:rPr>
            </w:pPr>
            <w:r w:rsidRPr="00802B5B">
              <w:rPr>
                <w:b/>
                <w:bCs/>
              </w:rPr>
              <w:t>Entrega 2 – Modelo de Governança Institucional implementado</w:t>
            </w:r>
          </w:p>
          <w:p w14:paraId="502D5F30" w14:textId="0308071F" w:rsidR="00802B5B" w:rsidRPr="00802B5B" w:rsidRDefault="47CC3893" w:rsidP="00BA4F14">
            <w:pPr>
              <w:ind w:right="411"/>
              <w:jc w:val="both"/>
            </w:pPr>
            <w:r w:rsidRPr="1132055E">
              <w:rPr>
                <w:b/>
                <w:bCs/>
              </w:rPr>
              <w:t>Descrição:</w:t>
            </w:r>
            <w:r w:rsidR="491B8224" w:rsidRPr="1132055E">
              <w:rPr>
                <w:b/>
                <w:bCs/>
              </w:rPr>
              <w:t xml:space="preserve"> </w:t>
            </w:r>
            <w:r>
              <w:t>Abrange a definição, formalização e ativação das instâncias de governança acadêmica e administrativa da ENAJU, incluindo Conselho Superior, Diretoria</w:t>
            </w:r>
            <w:r w:rsidR="00802B5B">
              <w:noBreakHyphen/>
            </w:r>
            <w:r>
              <w:t>Geral, Diretoria Executiva e fluxos decisórios. Envolve também a elaboração de normas operacionais internas, procedimentos de tomada de decisão, mecanismos de supervisão e pontos de controle. A entrega garante segurança, coerência e previsibilidade às decisões da Escola.</w:t>
            </w:r>
          </w:p>
          <w:p w14:paraId="3F933F5D" w14:textId="77777777" w:rsidR="00802B5B" w:rsidRPr="00A63AEE" w:rsidRDefault="00802B5B" w:rsidP="00BA4F14">
            <w:pPr>
              <w:ind w:right="411"/>
            </w:pPr>
          </w:p>
          <w:p w14:paraId="08CE6FA9" w14:textId="77777777" w:rsidR="00802B5B" w:rsidRPr="00802B5B" w:rsidRDefault="00802B5B" w:rsidP="00BA4F14">
            <w:pPr>
              <w:ind w:right="411"/>
              <w:rPr>
                <w:b/>
                <w:bCs/>
              </w:rPr>
            </w:pPr>
            <w:r w:rsidRPr="00802B5B">
              <w:rPr>
                <w:b/>
                <w:bCs/>
              </w:rPr>
              <w:t>Entrega 3 – Instrumentos Normativos elaborados e aprovados</w:t>
            </w:r>
          </w:p>
          <w:p w14:paraId="729E62DC" w14:textId="0CB9476C" w:rsidR="00802B5B" w:rsidRPr="00802B5B" w:rsidRDefault="47CC3893" w:rsidP="00BA4F14">
            <w:pPr>
              <w:ind w:right="411"/>
              <w:jc w:val="both"/>
            </w:pPr>
            <w:r w:rsidRPr="1132055E">
              <w:rPr>
                <w:b/>
                <w:bCs/>
              </w:rPr>
              <w:t>Descrição:</w:t>
            </w:r>
            <w:r w:rsidR="491B8224" w:rsidRPr="1132055E">
              <w:rPr>
                <w:b/>
                <w:bCs/>
              </w:rPr>
              <w:t xml:space="preserve"> </w:t>
            </w:r>
            <w:r>
              <w:t>Compreende a produção, revisão e aprovação do conjunto mínimo de normativos necessários ao funcionamento da ENAJU, como Regimento Interno, Portarias, procedimentos, fluxos formais e manuais aplicáveis. A entrega garante segurança normativa, padronização de responsabilidades e suporte jurídico-institucional para as operações da Escola.</w:t>
            </w:r>
          </w:p>
          <w:p w14:paraId="3239AC0C" w14:textId="77777777" w:rsidR="00802B5B" w:rsidRPr="00A63AEE" w:rsidRDefault="00802B5B" w:rsidP="00BA4F14">
            <w:pPr>
              <w:ind w:right="411"/>
            </w:pPr>
          </w:p>
          <w:p w14:paraId="799583A9" w14:textId="77777777" w:rsidR="00802B5B" w:rsidRPr="00802B5B" w:rsidRDefault="00802B5B" w:rsidP="00BA4F14">
            <w:pPr>
              <w:ind w:right="411"/>
              <w:rPr>
                <w:b/>
                <w:bCs/>
              </w:rPr>
            </w:pPr>
            <w:r w:rsidRPr="00802B5B">
              <w:rPr>
                <w:b/>
                <w:bCs/>
              </w:rPr>
              <w:t>Entrega 4 – Processos de Trabalho mapeados e padronizados</w:t>
            </w:r>
          </w:p>
          <w:p w14:paraId="0D171A32" w14:textId="77777777" w:rsidR="00802B5B" w:rsidRDefault="47CC3893" w:rsidP="00BA4F14">
            <w:pPr>
              <w:ind w:right="411"/>
              <w:jc w:val="both"/>
            </w:pPr>
            <w:r w:rsidRPr="1132055E">
              <w:rPr>
                <w:b/>
                <w:bCs/>
              </w:rPr>
              <w:t>Descrição:</w:t>
            </w:r>
            <w:r w:rsidR="491B8224" w:rsidRPr="1132055E">
              <w:rPr>
                <w:b/>
                <w:bCs/>
              </w:rPr>
              <w:t xml:space="preserve"> </w:t>
            </w:r>
            <w:r>
              <w:t>Inclui diagnóstico da situação atual, mapeamento dos fluxos existentes, identificação de riscos, gargalos e dependências, definição dos processos</w:t>
            </w:r>
            <w:r w:rsidR="00802B5B">
              <w:noBreakHyphen/>
            </w:r>
            <w:r>
              <w:t>alvo (TO BE) e construção dos artefatos mínimos (fluxogramas, POPs, checklists, critérios de qualidade). A padronização assegura coerência operacional, reduz retrabalho e possibilita monitoramento e melhoria contínua dos serviços prestados pela ENAJU.</w:t>
            </w:r>
          </w:p>
          <w:p w14:paraId="6B93EB37" w14:textId="77777777" w:rsidR="00B71A17" w:rsidRDefault="00B71A17" w:rsidP="00BA4F14">
            <w:pPr>
              <w:ind w:right="411"/>
              <w:rPr>
                <w:b/>
                <w:bCs/>
                <w:u w:val="single"/>
              </w:rPr>
            </w:pPr>
          </w:p>
          <w:p w14:paraId="6F982469" w14:textId="51127CA8" w:rsidR="00B71A17" w:rsidRDefault="00B71A17" w:rsidP="00BA4F14">
            <w:pPr>
              <w:ind w:right="411"/>
              <w:rPr>
                <w:b/>
                <w:bCs/>
              </w:rPr>
            </w:pPr>
            <w:r w:rsidRPr="00A63AEE">
              <w:rPr>
                <w:b/>
                <w:bCs/>
                <w:u w:val="single"/>
              </w:rPr>
              <w:t xml:space="preserve">Benefício </w:t>
            </w:r>
            <w:r>
              <w:rPr>
                <w:b/>
                <w:bCs/>
                <w:u w:val="single"/>
              </w:rPr>
              <w:t>2</w:t>
            </w:r>
            <w:r w:rsidRPr="00A63AEE">
              <w:rPr>
                <w:b/>
                <w:bCs/>
                <w:u w:val="single"/>
              </w:rPr>
              <w:t xml:space="preserve"> – </w:t>
            </w:r>
            <w:r w:rsidR="00BE225C" w:rsidRPr="00F628FD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Infraestr</w:t>
            </w:r>
            <w:r w:rsidR="0079287D" w:rsidRPr="00F628FD">
              <w:rPr>
                <w:rStyle w:val="normaltextrun"/>
                <w:b/>
                <w:bCs/>
                <w:color w:val="000000"/>
                <w:shd w:val="clear" w:color="auto" w:fill="FFFFFF"/>
              </w:rPr>
              <w:t>utura integrada de conteúdos e aprendizagem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  <w:p w14:paraId="3AB9D285" w14:textId="63C032D2" w:rsidR="00B71A17" w:rsidRPr="00802B5B" w:rsidRDefault="00B71A17" w:rsidP="00BA4F14">
            <w:pPr>
              <w:ind w:right="411"/>
              <w:rPr>
                <w:b/>
                <w:bCs/>
              </w:rPr>
            </w:pPr>
            <w:r w:rsidRPr="00802B5B">
              <w:rPr>
                <w:b/>
                <w:bCs/>
              </w:rPr>
              <w:t xml:space="preserve">Entrega </w:t>
            </w:r>
            <w:r w:rsidRPr="00B71A17">
              <w:rPr>
                <w:b/>
                <w:bCs/>
              </w:rPr>
              <w:t xml:space="preserve">2.1 – </w:t>
            </w:r>
            <w:r w:rsidRPr="00B71A17">
              <w:rPr>
                <w:rStyle w:val="normaltextrun"/>
                <w:b/>
                <w:bCs/>
                <w:color w:val="000000"/>
                <w:bdr w:val="none" w:sz="0" w:space="0" w:color="auto" w:frame="1"/>
              </w:rPr>
              <w:t>Banco</w:t>
            </w:r>
            <w:r w:rsidR="00C86FFE">
              <w:rPr>
                <w:rStyle w:val="normaltextrun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 w:rsidRPr="00B71A17">
              <w:rPr>
                <w:rStyle w:val="normaltextrun"/>
                <w:b/>
                <w:bCs/>
                <w:color w:val="000000"/>
                <w:bdr w:val="none" w:sz="0" w:space="0" w:color="auto" w:frame="1"/>
              </w:rPr>
              <w:t>de Conteúdos Educacionais</w:t>
            </w:r>
          </w:p>
          <w:p w14:paraId="0E72239B" w14:textId="723C6DE5" w:rsidR="00B20F73" w:rsidRDefault="00B71A17" w:rsidP="00BA4F14">
            <w:pPr>
              <w:ind w:right="411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02B5B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  <w:r w:rsidR="00B20F73" w:rsidRPr="00B20F73">
              <w:rPr>
                <w:rFonts w:ascii="Segoe UI" w:eastAsia="Times New Roman" w:hAnsi="Segoe UI" w:cs="Segoe UI"/>
                <w:sz w:val="21"/>
                <w:szCs w:val="21"/>
              </w:rPr>
              <w:t>Criação de repositório nacional institucional para armazenamento, organização e compartilhamento de conteúdos educacionais das escolas judiciais, com possibilidade de reutilização pelos tribunais.</w:t>
            </w:r>
          </w:p>
          <w:p w14:paraId="5C84A097" w14:textId="77777777" w:rsidR="00B20F73" w:rsidRDefault="00B20F73" w:rsidP="00BA4F14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</w:p>
          <w:p w14:paraId="7371C648" w14:textId="533B4174" w:rsidR="00B71A17" w:rsidRPr="00802B5B" w:rsidRDefault="00B71A17" w:rsidP="00BA4F14">
            <w:pPr>
              <w:ind w:right="411"/>
              <w:rPr>
                <w:b/>
                <w:bCs/>
              </w:rPr>
            </w:pPr>
            <w:r w:rsidRPr="00802B5B">
              <w:rPr>
                <w:b/>
                <w:bCs/>
              </w:rPr>
              <w:t xml:space="preserve">Entrega </w:t>
            </w:r>
            <w:r w:rsidRPr="00B71A17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B71A17">
              <w:rPr>
                <w:b/>
                <w:bCs/>
              </w:rPr>
              <w:t xml:space="preserve"> – </w:t>
            </w:r>
            <w:r w:rsidRPr="00B71A17">
              <w:rPr>
                <w:b/>
                <w:bCs/>
                <w:color w:val="000000"/>
                <w:bdr w:val="none" w:sz="0" w:space="0" w:color="auto" w:frame="1"/>
              </w:rPr>
              <w:t xml:space="preserve">Modernização do ambiente Moodle, melhoria da usabilidade e da </w:t>
            </w:r>
            <w:r w:rsidR="009B531E">
              <w:rPr>
                <w:b/>
                <w:bCs/>
                <w:color w:val="000000"/>
                <w:bdr w:val="none" w:sz="0" w:space="0" w:color="auto" w:frame="1"/>
              </w:rPr>
              <w:t>a</w:t>
            </w:r>
            <w:r w:rsidRPr="00B71A17">
              <w:rPr>
                <w:b/>
                <w:bCs/>
                <w:color w:val="000000"/>
                <w:bdr w:val="none" w:sz="0" w:space="0" w:color="auto" w:frame="1"/>
              </w:rPr>
              <w:t>cessibilidade.</w:t>
            </w:r>
          </w:p>
          <w:p w14:paraId="0B216974" w14:textId="71D5518D" w:rsidR="002355D8" w:rsidRDefault="00B71A17" w:rsidP="00BA4F14">
            <w:pPr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 w:rsidRPr="00802B5B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  <w:r w:rsidR="00B20F73">
              <w:rPr>
                <w:rFonts w:ascii="Segoe UI" w:hAnsi="Segoe UI" w:cs="Segoe UI"/>
                <w:sz w:val="21"/>
                <w:szCs w:val="21"/>
              </w:rPr>
              <w:t>Modernização do ambiente Moodle da ENAJU, com foco em melhoria da usabilidade</w:t>
            </w:r>
            <w:r w:rsidR="002355D8">
              <w:rPr>
                <w:rStyle w:val="Strong"/>
                <w:rFonts w:ascii="Segoe UI" w:hAnsi="Segoe UI" w:cs="Segoe UI"/>
                <w:b w:val="0"/>
                <w:bCs w:val="0"/>
                <w:sz w:val="21"/>
                <w:szCs w:val="21"/>
              </w:rPr>
              <w:t xml:space="preserve"> </w:t>
            </w:r>
            <w:r w:rsidR="00F07329">
              <w:rPr>
                <w:rStyle w:val="Strong"/>
                <w:rFonts w:ascii="Segoe UI" w:hAnsi="Segoe UI" w:cs="Segoe UI"/>
                <w:b w:val="0"/>
                <w:bCs w:val="0"/>
                <w:sz w:val="21"/>
                <w:szCs w:val="21"/>
              </w:rPr>
              <w:t xml:space="preserve">por meio da </w:t>
            </w:r>
            <w:r w:rsidR="002355D8">
              <w:rPr>
                <w:rStyle w:val="Strong"/>
                <w:rFonts w:ascii="Segoe UI" w:hAnsi="Segoe UI" w:cs="Segoe UI"/>
                <w:b w:val="0"/>
                <w:bCs w:val="0"/>
                <w:sz w:val="21"/>
                <w:szCs w:val="21"/>
              </w:rPr>
              <w:t>a</w:t>
            </w:r>
            <w:r w:rsidR="002355D8">
              <w:rPr>
                <w:rFonts w:ascii="Segoe UI" w:hAnsi="Segoe UI" w:cs="Segoe UI"/>
                <w:sz w:val="21"/>
                <w:szCs w:val="21"/>
              </w:rPr>
              <w:t>tualização</w:t>
            </w:r>
            <w:r w:rsidR="00AD2FF2">
              <w:rPr>
                <w:rFonts w:ascii="Segoe UI" w:hAnsi="Segoe UI" w:cs="Segoe UI"/>
                <w:sz w:val="21"/>
                <w:szCs w:val="21"/>
              </w:rPr>
              <w:t>,</w:t>
            </w:r>
            <w:r w:rsidR="002355D8">
              <w:rPr>
                <w:rFonts w:ascii="Segoe UI" w:hAnsi="Segoe UI" w:cs="Segoe UI"/>
                <w:sz w:val="21"/>
                <w:szCs w:val="21"/>
              </w:rPr>
              <w:t xml:space="preserve"> modernização,</w:t>
            </w:r>
            <w:r w:rsidR="002355D8">
              <w:t xml:space="preserve"> m</w:t>
            </w:r>
            <w:r w:rsidR="002355D8">
              <w:rPr>
                <w:rFonts w:ascii="Segoe UI" w:hAnsi="Segoe UI" w:cs="Segoe UI"/>
                <w:sz w:val="21"/>
                <w:szCs w:val="21"/>
              </w:rPr>
              <w:t>elhoria</w:t>
            </w:r>
            <w:r w:rsidR="00AD2FF2">
              <w:rPr>
                <w:rFonts w:ascii="Segoe UI" w:hAnsi="Segoe UI" w:cs="Segoe UI"/>
                <w:sz w:val="21"/>
                <w:szCs w:val="21"/>
              </w:rPr>
              <w:t xml:space="preserve"> do ambiente</w:t>
            </w:r>
            <w:r w:rsidR="002355D8">
              <w:rPr>
                <w:rFonts w:ascii="Segoe UI" w:hAnsi="Segoe UI" w:cs="Segoe UI"/>
                <w:sz w:val="21"/>
                <w:szCs w:val="21"/>
              </w:rPr>
              <w:t xml:space="preserve"> navegação</w:t>
            </w:r>
            <w:r w:rsidR="008B53BD">
              <w:rPr>
                <w:rFonts w:ascii="Segoe UI" w:hAnsi="Segoe UI" w:cs="Segoe UI"/>
                <w:sz w:val="21"/>
                <w:szCs w:val="21"/>
              </w:rPr>
              <w:t>,</w:t>
            </w:r>
            <w:r w:rsidR="002355D8">
              <w:rPr>
                <w:rFonts w:ascii="Segoe UI" w:hAnsi="Segoe UI" w:cs="Segoe UI"/>
                <w:sz w:val="21"/>
                <w:szCs w:val="21"/>
              </w:rPr>
              <w:t xml:space="preserve"> experiência do usuário </w:t>
            </w:r>
            <w:r w:rsidR="002355D8">
              <w:t>e i</w:t>
            </w:r>
            <w:r w:rsidR="002355D8">
              <w:rPr>
                <w:rFonts w:ascii="Segoe UI" w:hAnsi="Segoe UI" w:cs="Segoe UI"/>
                <w:sz w:val="21"/>
                <w:szCs w:val="21"/>
              </w:rPr>
              <w:t>nclusão de recursos de acessibilidade.</w:t>
            </w:r>
          </w:p>
          <w:p w14:paraId="6ED0BEA7" w14:textId="39B64EAC" w:rsidR="00B71A17" w:rsidRDefault="00B71A17" w:rsidP="00BA4F14">
            <w:pPr>
              <w:ind w:right="411"/>
              <w:rPr>
                <w:b/>
                <w:bCs/>
              </w:rPr>
            </w:pPr>
          </w:p>
          <w:p w14:paraId="6C0F8592" w14:textId="6198D34B" w:rsidR="00B71A17" w:rsidRPr="00802B5B" w:rsidRDefault="00B71A17" w:rsidP="00BA4F14">
            <w:pPr>
              <w:ind w:right="411"/>
              <w:rPr>
                <w:b/>
                <w:bCs/>
              </w:rPr>
            </w:pPr>
            <w:r w:rsidRPr="00802B5B">
              <w:rPr>
                <w:b/>
                <w:bCs/>
              </w:rPr>
              <w:t xml:space="preserve">Entrega </w:t>
            </w:r>
            <w:r w:rsidRPr="00B71A17">
              <w:rPr>
                <w:b/>
                <w:bCs/>
              </w:rPr>
              <w:t>2.</w:t>
            </w:r>
            <w:r>
              <w:rPr>
                <w:b/>
                <w:bCs/>
              </w:rPr>
              <w:t>3</w:t>
            </w:r>
            <w:r w:rsidRPr="00B71A17">
              <w:rPr>
                <w:b/>
                <w:bCs/>
              </w:rPr>
              <w:t xml:space="preserve"> – </w:t>
            </w:r>
            <w:r w:rsidRPr="00B71A17">
              <w:rPr>
                <w:b/>
                <w:bCs/>
                <w:color w:val="000000"/>
                <w:bdr w:val="none" w:sz="0" w:space="0" w:color="auto" w:frame="1"/>
              </w:rPr>
              <w:t>Painel de </w:t>
            </w:r>
            <w:r w:rsidRPr="00B71A17">
              <w:rPr>
                <w:b/>
                <w:bCs/>
                <w:i/>
                <w:iCs/>
                <w:color w:val="000000"/>
                <w:bdr w:val="none" w:sz="0" w:space="0" w:color="auto" w:frame="1"/>
              </w:rPr>
              <w:t>business intelligence</w:t>
            </w:r>
            <w:r w:rsidRPr="00B71A17">
              <w:rPr>
                <w:b/>
                <w:bCs/>
                <w:color w:val="000000"/>
                <w:bdr w:val="none" w:sz="0" w:space="0" w:color="auto" w:frame="1"/>
              </w:rPr>
              <w:t> com dados das ações formativas do Poder Judiciário. </w:t>
            </w:r>
          </w:p>
          <w:p w14:paraId="058869AD" w14:textId="7F4628BF" w:rsidR="00B20F73" w:rsidRPr="00B20F73" w:rsidRDefault="00B71A17" w:rsidP="00BA4F14">
            <w:pPr>
              <w:ind w:right="411"/>
            </w:pPr>
            <w:r w:rsidRPr="00802B5B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  <w:r w:rsidR="00B20F73" w:rsidRPr="00B20F73">
              <w:t>Disponibilização de painel com dados consolidados sobre as ações formativas realizadas no Poder Judiciário, com potencial de adesão progressiva dos tribunais.</w:t>
            </w:r>
          </w:p>
          <w:p w14:paraId="72A8B920" w14:textId="77777777" w:rsidR="00A57FA1" w:rsidRDefault="00A57FA1" w:rsidP="00BA4F14">
            <w:pPr>
              <w:spacing w:line="300" w:lineRule="atLeast"/>
              <w:rPr>
                <w:b/>
                <w:bCs/>
              </w:rPr>
            </w:pPr>
          </w:p>
          <w:p w14:paraId="7EAE2748" w14:textId="2EA7B3C8" w:rsidR="00B20F73" w:rsidRDefault="00B20F73" w:rsidP="00BA4F14">
            <w:pPr>
              <w:spacing w:line="300" w:lineRule="atLeast"/>
              <w:rPr>
                <w:b/>
                <w:bCs/>
              </w:rPr>
            </w:pPr>
            <w:r w:rsidRPr="00802B5B">
              <w:rPr>
                <w:b/>
                <w:bCs/>
              </w:rPr>
              <w:t xml:space="preserve">Entrega </w:t>
            </w:r>
            <w:r w:rsidRPr="00B71A17">
              <w:rPr>
                <w:b/>
                <w:bCs/>
              </w:rPr>
              <w:t>2.</w:t>
            </w:r>
            <w:r>
              <w:rPr>
                <w:b/>
                <w:bCs/>
              </w:rPr>
              <w:t>4 – Parcerias Institucionais</w:t>
            </w:r>
          </w:p>
          <w:p w14:paraId="306AAED0" w14:textId="3634F7BA" w:rsidR="00B20F73" w:rsidRDefault="00B20F73" w:rsidP="00BA4F14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B20F73">
              <w:rPr>
                <w:b/>
                <w:bCs/>
                <w:sz w:val="21"/>
                <w:szCs w:val="21"/>
              </w:rPr>
              <w:t>Descrição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rFonts w:ascii="Segoe UI" w:hAnsi="Segoe UI" w:cs="Segoe UI"/>
                <w:sz w:val="21"/>
                <w:szCs w:val="21"/>
              </w:rPr>
              <w:t>Formalização de parcerias com universidades, escolas de governo e organismos internacionais para oferta de formação, pós</w:t>
            </w:r>
            <w:r>
              <w:rPr>
                <w:rFonts w:ascii="Segoe UI" w:hAnsi="Segoe UI" w:cs="Segoe UI"/>
                <w:sz w:val="21"/>
                <w:szCs w:val="21"/>
              </w:rPr>
              <w:noBreakHyphen/>
              <w:t>graduação e intercâmbio acadêmico no âmbito do Judiciário.</w:t>
            </w:r>
          </w:p>
          <w:p w14:paraId="08861B7A" w14:textId="77777777" w:rsidR="000E016A" w:rsidRDefault="000E016A" w:rsidP="00BA4F14">
            <w:pPr>
              <w:ind w:right="411"/>
              <w:rPr>
                <w:b/>
                <w:bCs/>
              </w:rPr>
            </w:pPr>
          </w:p>
          <w:p w14:paraId="4FB2D019" w14:textId="52105C42" w:rsidR="00B71A17" w:rsidRDefault="5F6D1A26" w:rsidP="00BA4F14">
            <w:pPr>
              <w:ind w:right="411"/>
            </w:pPr>
            <w:r w:rsidRPr="2D661AE7">
              <w:rPr>
                <w:b/>
                <w:bCs/>
              </w:rPr>
              <w:t xml:space="preserve">Entrega 2.5 </w:t>
            </w:r>
            <w:r w:rsidR="00EF68C9">
              <w:rPr>
                <w:b/>
                <w:bCs/>
              </w:rPr>
              <w:t>–</w:t>
            </w:r>
            <w:r w:rsidRPr="2D661AE7">
              <w:rPr>
                <w:b/>
                <w:bCs/>
              </w:rPr>
              <w:t xml:space="preserve"> </w:t>
            </w:r>
            <w:r w:rsidR="00EF68C9">
              <w:rPr>
                <w:b/>
                <w:bCs/>
              </w:rPr>
              <w:t>Criação de estúdio de gravação</w:t>
            </w:r>
            <w:r>
              <w:t> </w:t>
            </w:r>
          </w:p>
          <w:p w14:paraId="7DA7DA21" w14:textId="176FBEE5" w:rsidR="00CD3296" w:rsidRPr="00CD3296" w:rsidRDefault="00B71A17" w:rsidP="00BA4F14">
            <w:pPr>
              <w:ind w:right="411"/>
            </w:pPr>
            <w:r w:rsidRPr="00802B5B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  <w:r w:rsidR="00CD3296" w:rsidRPr="00CD3296">
              <w:t xml:space="preserve">Implantação de estúdio institucional para gravação e produção de conteúdos educacionais da ENAJU. </w:t>
            </w:r>
          </w:p>
          <w:p w14:paraId="6AA1E26B" w14:textId="77777777" w:rsidR="00B71A17" w:rsidRDefault="00B71A17" w:rsidP="00BA4F14">
            <w:pPr>
              <w:ind w:right="411"/>
              <w:rPr>
                <w:b/>
                <w:bCs/>
              </w:rPr>
            </w:pPr>
          </w:p>
          <w:p w14:paraId="19E63C55" w14:textId="2F5FFB4B" w:rsidR="00B71A17" w:rsidRDefault="5F6D1A26" w:rsidP="00BA4F14">
            <w:pPr>
              <w:ind w:right="411"/>
            </w:pPr>
            <w:r w:rsidRPr="2D661AE7">
              <w:rPr>
                <w:b/>
                <w:bCs/>
              </w:rPr>
              <w:t xml:space="preserve">      Entregas 2.6:</w:t>
            </w:r>
            <w:r>
              <w:t> </w:t>
            </w:r>
            <w:r w:rsidRPr="2D661AE7">
              <w:rPr>
                <w:b/>
                <w:bCs/>
              </w:rPr>
              <w:t xml:space="preserve"> Encontro Nacional de Escolas judiciais.</w:t>
            </w:r>
            <w:r>
              <w:t> </w:t>
            </w:r>
          </w:p>
          <w:p w14:paraId="758237E5" w14:textId="3EE3BDFE" w:rsidR="00CD3296" w:rsidRDefault="00B71A17" w:rsidP="00BA4F14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02B5B">
              <w:rPr>
                <w:b/>
                <w:bCs/>
              </w:rPr>
              <w:t>Descrição:</w:t>
            </w:r>
            <w:r>
              <w:rPr>
                <w:b/>
                <w:bCs/>
              </w:rPr>
              <w:t xml:space="preserve"> </w:t>
            </w:r>
            <w:r w:rsidR="00CD3296">
              <w:rPr>
                <w:rFonts w:ascii="Segoe UI" w:hAnsi="Segoe UI" w:cs="Segoe UI"/>
                <w:sz w:val="21"/>
                <w:szCs w:val="21"/>
              </w:rPr>
              <w:t>Realização de Encontro Nacional de Escolas Judiciais como espaço de articulação e integração institucional.</w:t>
            </w:r>
          </w:p>
          <w:p w14:paraId="72C46411" w14:textId="5182FAB0" w:rsidR="00B71A17" w:rsidRDefault="00B71A17" w:rsidP="00BA4F14">
            <w:pPr>
              <w:ind w:right="411"/>
              <w:rPr>
                <w:i/>
                <w:iCs/>
              </w:rPr>
            </w:pPr>
          </w:p>
        </w:tc>
      </w:tr>
    </w:tbl>
    <w:p w14:paraId="638DD9AC" w14:textId="77777777" w:rsidR="00FE44F6" w:rsidRPr="004D30A1" w:rsidRDefault="00FE44F6"/>
    <w:tbl>
      <w:tblPr>
        <w:tblW w:w="10345" w:type="dxa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4553"/>
        <w:gridCol w:w="2143"/>
        <w:gridCol w:w="1498"/>
        <w:gridCol w:w="1352"/>
      </w:tblGrid>
      <w:tr w:rsidR="00FE44F6" w:rsidRPr="004D30A1" w14:paraId="5F474705" w14:textId="77777777" w:rsidTr="03D87633">
        <w:trPr>
          <w:trHeight w:val="300"/>
        </w:trPr>
        <w:tc>
          <w:tcPr>
            <w:tcW w:w="1034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hideMark/>
          </w:tcPr>
          <w:p w14:paraId="6B3B5C0D" w14:textId="11FF6ACE" w:rsidR="00FE44F6" w:rsidRPr="004D30A1" w:rsidRDefault="00FE44F6" w:rsidP="006F6A18">
            <w:pPr>
              <w:jc w:val="center"/>
            </w:pPr>
            <w:r w:rsidRPr="004D30A1">
              <w:rPr>
                <w:b/>
                <w:bCs/>
              </w:rPr>
              <w:t xml:space="preserve">CRONOGRAMA DO </w:t>
            </w:r>
            <w:commentRangeStart w:id="25"/>
            <w:r w:rsidRPr="004D30A1">
              <w:rPr>
                <w:b/>
                <w:bCs/>
              </w:rPr>
              <w:t>PROJETO</w:t>
            </w:r>
            <w:commentRangeEnd w:id="25"/>
            <w:r w:rsidR="008573CD" w:rsidRPr="004D30A1">
              <w:rPr>
                <w:rStyle w:val="CommentReference"/>
                <w:sz w:val="22"/>
                <w:szCs w:val="22"/>
              </w:rPr>
              <w:commentReference w:id="25"/>
            </w:r>
          </w:p>
        </w:tc>
      </w:tr>
      <w:tr w:rsidR="00FE44F6" w:rsidRPr="004D30A1" w14:paraId="45316C1E" w14:textId="77777777" w:rsidTr="03D87633">
        <w:trPr>
          <w:trHeight w:val="630"/>
        </w:trPr>
        <w:tc>
          <w:tcPr>
            <w:tcW w:w="1034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  <w:hideMark/>
          </w:tcPr>
          <w:p w14:paraId="76CD8342" w14:textId="1316D243" w:rsidR="00FE44F6" w:rsidRPr="004D30A1" w:rsidRDefault="00FE44F6" w:rsidP="00FE44F6"/>
        </w:tc>
      </w:tr>
      <w:tr w:rsidR="00B90044" w:rsidRPr="004D30A1" w14:paraId="36251681" w14:textId="77777777" w:rsidTr="03D87633">
        <w:trPr>
          <w:trHeight w:val="660"/>
        </w:trPr>
        <w:tc>
          <w:tcPr>
            <w:tcW w:w="8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140D9F88" w14:textId="77777777" w:rsidR="00FE44F6" w:rsidRPr="004D30A1" w:rsidRDefault="00FE44F6" w:rsidP="00FE44F6">
            <w:r w:rsidRPr="004D30A1">
              <w:rPr>
                <w:b/>
                <w:bCs/>
                <w:i/>
                <w:iCs/>
              </w:rPr>
              <w:t>ID</w:t>
            </w:r>
            <w:r w:rsidRPr="004D30A1">
              <w:t> </w:t>
            </w:r>
          </w:p>
        </w:tc>
        <w:tc>
          <w:tcPr>
            <w:tcW w:w="45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69ADD5B5" w14:textId="77777777" w:rsidR="00FE44F6" w:rsidRPr="004D30A1" w:rsidRDefault="00FE44F6" w:rsidP="00FE44F6">
            <w:r w:rsidRPr="004D30A1">
              <w:rPr>
                <w:b/>
                <w:bCs/>
              </w:rPr>
              <w:t>Atividades</w:t>
            </w:r>
            <w:r w:rsidRPr="004D30A1">
              <w:t> 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4CEC6E86" w14:textId="77777777" w:rsidR="00FE44F6" w:rsidRPr="004D30A1" w:rsidRDefault="00FE44F6" w:rsidP="00FE44F6">
            <w:r w:rsidRPr="004D30A1">
              <w:rPr>
                <w:b/>
                <w:bCs/>
              </w:rPr>
              <w:t>Responsável </w:t>
            </w:r>
            <w:r w:rsidRPr="004D30A1">
              <w:t> 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2558E87E" w14:textId="77777777" w:rsidR="00FE44F6" w:rsidRPr="004D30A1" w:rsidRDefault="00FE44F6" w:rsidP="00FE44F6">
            <w:r w:rsidRPr="004D30A1">
              <w:rPr>
                <w:b/>
                <w:bCs/>
              </w:rPr>
              <w:t>Início </w:t>
            </w:r>
            <w:r w:rsidRPr="004D30A1">
              <w:t> 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5EDBED22" w14:textId="77777777" w:rsidR="00FE44F6" w:rsidRPr="004D30A1" w:rsidRDefault="00FE44F6" w:rsidP="00FE44F6">
            <w:r w:rsidRPr="004D30A1">
              <w:rPr>
                <w:b/>
                <w:bCs/>
              </w:rPr>
              <w:t>Término </w:t>
            </w:r>
            <w:r w:rsidRPr="004D30A1">
              <w:t> </w:t>
            </w:r>
          </w:p>
        </w:tc>
      </w:tr>
      <w:tr w:rsidR="00B90044" w:rsidRPr="004D30A1" w14:paraId="043B475C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47DD34F2" w14:textId="77777777" w:rsidR="00FE44F6" w:rsidRPr="004D30A1" w:rsidRDefault="00FE44F6" w:rsidP="00FE44F6">
            <w:r w:rsidRPr="004D30A1">
              <w:t>1 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0C44F8D7" w14:textId="33D1D4D4" w:rsidR="00FE44F6" w:rsidRPr="00A63AEE" w:rsidRDefault="00A63AEE" w:rsidP="00FE44F6">
            <w:pPr>
              <w:rPr>
                <w:b/>
                <w:bCs/>
              </w:rPr>
            </w:pPr>
            <w:r w:rsidRPr="00A63AEE">
              <w:rPr>
                <w:b/>
                <w:bCs/>
              </w:rPr>
              <w:t>Trabalhos do Grupo de Trabalho instituído pela Portaria 362/2025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  <w:hideMark/>
          </w:tcPr>
          <w:p w14:paraId="4D0B0A2D" w14:textId="35F16E98" w:rsidR="00FE44F6" w:rsidRPr="004D30A1" w:rsidRDefault="00FE44F6" w:rsidP="00FE44F6">
            <w:r w:rsidRPr="004D30A1">
              <w:t> </w:t>
            </w:r>
            <w:r w:rsidR="00A63AEE" w:rsidRPr="00A63AEE">
              <w:t>GT / 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3B92316C" w14:textId="3F302C10" w:rsidR="00FE44F6" w:rsidRPr="004D30A1" w:rsidRDefault="009A378D" w:rsidP="00FE44F6">
            <w:r>
              <w:t>16/10/2025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727EC43D" w14:textId="1453111A" w:rsidR="00FE44F6" w:rsidRPr="004D30A1" w:rsidRDefault="009A378D" w:rsidP="00FE44F6">
            <w:r>
              <w:t>16/10/2026</w:t>
            </w:r>
          </w:p>
        </w:tc>
      </w:tr>
      <w:tr w:rsidR="00B740E7" w:rsidRPr="004D30A1" w14:paraId="2333E090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  <w:hideMark/>
          </w:tcPr>
          <w:p w14:paraId="712D36D0" w14:textId="77777777" w:rsidR="00B740E7" w:rsidRPr="00B740E7" w:rsidRDefault="00B740E7" w:rsidP="00B740E7">
            <w:r w:rsidRPr="00B740E7">
              <w:t>1.1  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  <w:hideMark/>
          </w:tcPr>
          <w:p w14:paraId="21890BC6" w14:textId="77777777" w:rsidR="002E4C4F" w:rsidRDefault="002E4C4F" w:rsidP="00B740E7">
            <w:r>
              <w:t>Criação do grupo de trabalho Portaria Presidência 362/2025</w:t>
            </w:r>
          </w:p>
          <w:p w14:paraId="6E9CB1B6" w14:textId="4F4BA158" w:rsidR="00B740E7" w:rsidRPr="004D30A1" w:rsidRDefault="00B740E7" w:rsidP="00B740E7"/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  <w:hideMark/>
          </w:tcPr>
          <w:p w14:paraId="0C5A7F8B" w14:textId="50FA62C8" w:rsidR="00B740E7" w:rsidRPr="004D30A1" w:rsidRDefault="00B740E7" w:rsidP="00B740E7">
            <w:r w:rsidRPr="004D30A1">
              <w:t> </w:t>
            </w:r>
            <w:r w:rsidRPr="00A63AEE">
              <w:t>Grupo de Trabalho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06DBA4AF" w14:textId="6195E464" w:rsidR="00B740E7" w:rsidRPr="004D30A1" w:rsidRDefault="00AE3D64" w:rsidP="00B740E7">
            <w:r>
              <w:t>16/10/2025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33496EFE" w14:textId="0D4FE95E" w:rsidR="00B740E7" w:rsidRPr="004D30A1" w:rsidRDefault="009A378D" w:rsidP="00B740E7">
            <w:r>
              <w:t>16/10/2025</w:t>
            </w:r>
          </w:p>
        </w:tc>
      </w:tr>
      <w:tr w:rsidR="00AE3D64" w:rsidRPr="004D30A1" w14:paraId="687A7BD6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33740BEE" w14:textId="77777777" w:rsidR="00AE3D64" w:rsidRPr="00B740E7" w:rsidRDefault="00AE3D64" w:rsidP="00B740E7"/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05FA815B" w14:textId="3DEDAD9D" w:rsidR="00AE3D64" w:rsidRDefault="00AE3D64" w:rsidP="00B740E7">
            <w:r w:rsidRPr="00A63AEE">
              <w:t>Elaboração das propostas de atos normativos (Portaria e Regimento Interno)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76413601" w14:textId="77777777" w:rsidR="00AE3D64" w:rsidRPr="004D30A1" w:rsidRDefault="00AE3D64" w:rsidP="00B740E7"/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3EC1BC2D" w14:textId="77777777" w:rsidR="00AE3D64" w:rsidRPr="00D67A47" w:rsidRDefault="00AE3D64" w:rsidP="00B740E7"/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57" w:type="dxa"/>
            </w:tcMar>
          </w:tcPr>
          <w:p w14:paraId="295CCEE9" w14:textId="77777777" w:rsidR="00AE3D64" w:rsidRPr="00D67A47" w:rsidRDefault="00AE3D64" w:rsidP="00B740E7"/>
        </w:tc>
      </w:tr>
      <w:tr w:rsidR="00B740E7" w:rsidRPr="004D30A1" w14:paraId="2F88FC01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  <w:hideMark/>
          </w:tcPr>
          <w:p w14:paraId="183AC96F" w14:textId="04D17D77" w:rsidR="00B740E7" w:rsidRPr="004D30A1" w:rsidRDefault="00B740E7" w:rsidP="00B740E7">
            <w:r>
              <w:t>1.2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224E67FD" w14:textId="7E53B917" w:rsidR="00B740E7" w:rsidRPr="004D30A1" w:rsidRDefault="00B740E7" w:rsidP="00B740E7">
            <w:r w:rsidRPr="00A63AEE">
              <w:t>Realização de reuniões do Grupo de Trabalho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4F82562" w14:textId="598542F3" w:rsidR="00B740E7" w:rsidRPr="004D30A1" w:rsidRDefault="00B740E7" w:rsidP="00B740E7">
            <w:r w:rsidRPr="00A63AEE">
              <w:t>Grupo de Trabalho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EBEFD97" w14:textId="5B913783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70134D4A" w14:textId="3EFA652A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7F6293E7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  <w:hideMark/>
          </w:tcPr>
          <w:p w14:paraId="35389066" w14:textId="5C030130" w:rsidR="00B740E7" w:rsidRPr="004D30A1" w:rsidRDefault="00B740E7" w:rsidP="00B740E7">
            <w:r>
              <w:t>1.3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56087152" w14:textId="63EC1EF2" w:rsidR="00B740E7" w:rsidRPr="004D30A1" w:rsidRDefault="00B740E7" w:rsidP="00B740E7">
            <w:commentRangeStart w:id="26"/>
            <w:r w:rsidRPr="00A63AEE">
              <w:t>Consolidação do Relatório Final do GT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CF02F95" w14:textId="1C731144" w:rsidR="00B740E7" w:rsidRPr="004D30A1" w:rsidRDefault="00B740E7" w:rsidP="00B740E7">
            <w:r w:rsidRPr="00A63AEE">
              <w:t>Presidente do GT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55E23F8" w14:textId="6D0B917A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796CDD1" w14:textId="2707C7A3" w:rsidR="00B740E7" w:rsidRPr="004D30A1" w:rsidRDefault="00B740E7" w:rsidP="00B740E7">
            <w:r w:rsidRPr="00D67A47">
              <w:t>&lt;&lt;A definir&gt;&gt;</w:t>
            </w:r>
            <w:commentRangeEnd w:id="26"/>
            <w:r w:rsidR="009B0798" w:rsidRPr="004D30A1">
              <w:rPr>
                <w:rStyle w:val="CommentReference"/>
                <w:sz w:val="22"/>
                <w:szCs w:val="22"/>
              </w:rPr>
              <w:commentReference w:id="26"/>
            </w:r>
          </w:p>
        </w:tc>
      </w:tr>
      <w:tr w:rsidR="00B740E7" w:rsidRPr="004D30A1" w14:paraId="48FF161D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7255D9A3" w14:textId="43AA014E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628B4437" w14:textId="1B1304C0" w:rsidR="00B740E7" w:rsidRPr="00B740E7" w:rsidRDefault="713BF8F4" w:rsidP="03D87633">
            <w:pPr>
              <w:rPr>
                <w:b/>
                <w:bCs/>
                <w:highlight w:val="yellow"/>
              </w:rPr>
            </w:pPr>
            <w:r w:rsidRPr="03D87633">
              <w:rPr>
                <w:b/>
                <w:bCs/>
                <w:highlight w:val="yellow"/>
              </w:rPr>
              <w:t>Análises técnicas internas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3C4D184" w14:textId="77777777" w:rsidR="00B740E7" w:rsidRPr="00B740E7" w:rsidRDefault="00B740E7" w:rsidP="00B740E7">
            <w:pPr>
              <w:rPr>
                <w:b/>
                <w:bCs/>
              </w:rPr>
            </w:pP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00A67F23" w14:textId="6FD8DCF2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0E680E73" w14:textId="708287B6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283B68A7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7D002EAF" w14:textId="4A71D9AD" w:rsidR="00B740E7" w:rsidRPr="004D30A1" w:rsidRDefault="00B740E7" w:rsidP="00B740E7">
            <w:r w:rsidRPr="00A63AEE">
              <w:t>2.1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0B0BF77F" w14:textId="74B74C24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Análise pela Secretaria-Geral (SG)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52289CB" w14:textId="0D6D8317" w:rsidR="00B740E7" w:rsidRPr="004D30A1" w:rsidRDefault="00B740E7" w:rsidP="00B740E7">
            <w:r w:rsidRPr="00A63AEE">
              <w:t>SG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790D1599" w14:textId="6DA111D8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06027B28" w14:textId="5A9D469A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60BFB132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0A2A8E36" w14:textId="44CA89BB" w:rsidR="00B740E7" w:rsidRPr="004D30A1" w:rsidRDefault="00B740E7" w:rsidP="00B740E7">
            <w:r w:rsidRPr="00A63AEE">
              <w:t>2.2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1D9E624B" w14:textId="50784FEA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Análise pela Diretoria-Geral (DG)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02DA552" w14:textId="05F60A98" w:rsidR="00B740E7" w:rsidRPr="004D30A1" w:rsidRDefault="00B740E7" w:rsidP="00B740E7">
            <w:r w:rsidRPr="00A63AEE">
              <w:t>DG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22C1EF8" w14:textId="573674E4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01ACE451" w14:textId="5EAA7AF4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108D345C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4FDA6BB" w14:textId="3F931CDA" w:rsidR="00B740E7" w:rsidRPr="004D30A1" w:rsidRDefault="00B740E7" w:rsidP="00B740E7">
            <w:r w:rsidRPr="00A63AEE">
              <w:t>2.3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01F21D11" w14:textId="11593EA9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Estudo técnico pela Divisão de Gestão Estratégica (DIGE) e SEORG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051D371" w14:textId="129A6853" w:rsidR="00B740E7" w:rsidRPr="004D30A1" w:rsidRDefault="00B740E7" w:rsidP="00B740E7">
            <w:r w:rsidRPr="00A63AEE">
              <w:t>DIGE / SEORG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E296DB9" w14:textId="5F2F3E8B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6630A41" w14:textId="4D3BC9E4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1C2A695C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200CDA39" w14:textId="06B65BA0" w:rsidR="00B740E7" w:rsidRPr="004D30A1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2.4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281C80E5" w14:textId="1622C74C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Manifestação da Secretaria de Gestão de Pessoas (SGP)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8898FE7" w14:textId="1B68C4E4" w:rsidR="00B740E7" w:rsidRPr="004D30A1" w:rsidRDefault="00B740E7" w:rsidP="00B740E7">
            <w:r w:rsidRPr="00A63AEE">
              <w:t>SGP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00629266" w14:textId="327F5408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09701BC" w14:textId="09BD1536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761EA184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2218AB0B" w14:textId="1D728ADD" w:rsidR="00B740E7" w:rsidRPr="004D30A1" w:rsidRDefault="00B740E7" w:rsidP="00B740E7">
            <w:r w:rsidRPr="00A63AEE">
              <w:t>2.5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27667673" w14:textId="0D4304E1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Manifestação do Setor de Gestão do Quadro de Pessoal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0DAEF1F" w14:textId="68197712" w:rsidR="00B740E7" w:rsidRPr="004D30A1" w:rsidRDefault="00B740E7" w:rsidP="00B740E7">
            <w:r w:rsidRPr="00A63AEE">
              <w:t>Setor de Gestão do Quadro de Pessoal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0A144DD5" w14:textId="59C78235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7FAA87D" w14:textId="35E362E1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351403AB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0274A8E" w14:textId="47A34B74" w:rsidR="00B740E7" w:rsidRPr="00B740E7" w:rsidRDefault="713BF8F4" w:rsidP="03D87633">
            <w:pPr>
              <w:rPr>
                <w:b/>
                <w:bCs/>
                <w:highlight w:val="yellow"/>
              </w:rPr>
            </w:pPr>
            <w:r w:rsidRPr="03D87633">
              <w:rPr>
                <w:b/>
                <w:bCs/>
                <w:highlight w:val="yellow"/>
              </w:rPr>
              <w:t>3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4E63D7F7" w14:textId="4F388DC3" w:rsidR="00B740E7" w:rsidRPr="00B740E7" w:rsidRDefault="713BF8F4" w:rsidP="03D87633">
            <w:pPr>
              <w:rPr>
                <w:b/>
                <w:bCs/>
                <w:highlight w:val="yellow"/>
              </w:rPr>
            </w:pPr>
            <w:r w:rsidRPr="03D87633">
              <w:rPr>
                <w:b/>
                <w:bCs/>
                <w:highlight w:val="yellow"/>
              </w:rPr>
              <w:t>Avaliação de impactos tecnológicos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67610947" w14:textId="15D7F046" w:rsidR="00B740E7" w:rsidRPr="00B740E7" w:rsidRDefault="00B740E7" w:rsidP="00B740E7">
            <w:pPr>
              <w:rPr>
                <w:b/>
                <w:bCs/>
              </w:rPr>
            </w:pPr>
            <w:r w:rsidRPr="00A63AEE">
              <w:rPr>
                <w:b/>
                <w:bCs/>
              </w:rPr>
              <w:t>DTI / Juízes Auxiliares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0ADCDE0" w14:textId="55DB1A26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76BFBF1F" w14:textId="6F55164C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5EB1C4E3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5BDD9741" w14:textId="0577FA4A" w:rsidR="00B740E7" w:rsidRPr="004D30A1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3.1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5F00742D" w14:textId="5F157663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Encaminhamento ao DTI para análise de requisitos tecnológicos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F75BAD7" w14:textId="626B0B2E" w:rsidR="00B740E7" w:rsidRPr="004D30A1" w:rsidRDefault="00B740E7" w:rsidP="00B740E7">
            <w:r w:rsidRPr="00A63AEE">
              <w:t>DTI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28D9170" w14:textId="5186F70D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C114C88" w14:textId="2E45432B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26F3578F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64DB1D3E" w14:textId="1A0613FB" w:rsidR="00B740E7" w:rsidRPr="004D30A1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3.2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44FDB920" w14:textId="35B709B2" w:rsidR="00B740E7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Manifestação técnica do DTI sobre sistemas e plataformas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4B3E627" w14:textId="2F521523" w:rsidR="00B740E7" w:rsidRPr="004D30A1" w:rsidRDefault="00B740E7" w:rsidP="00B740E7">
            <w:r w:rsidRPr="00A63AEE">
              <w:t>Diretor Executivo do DTI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49144BB" w14:textId="41C07FFE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4067641" w14:textId="322E8F48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448A28F1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7DB9179A" w14:textId="62D98CA0" w:rsidR="00B740E7" w:rsidRPr="00B740E7" w:rsidRDefault="713BF8F4" w:rsidP="03D87633">
            <w:pPr>
              <w:rPr>
                <w:b/>
                <w:bCs/>
                <w:highlight w:val="yellow"/>
              </w:rPr>
            </w:pPr>
            <w:r w:rsidRPr="03D87633">
              <w:rPr>
                <w:b/>
                <w:bCs/>
                <w:highlight w:val="yellow"/>
              </w:rPr>
              <w:t>4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40CB590B" w14:textId="467BA91C" w:rsidR="00B740E7" w:rsidRPr="00B740E7" w:rsidRDefault="713BF8F4" w:rsidP="03D87633">
            <w:pPr>
              <w:rPr>
                <w:b/>
                <w:bCs/>
                <w:highlight w:val="yellow"/>
              </w:rPr>
            </w:pPr>
            <w:r w:rsidRPr="03D87633">
              <w:rPr>
                <w:b/>
                <w:bCs/>
                <w:highlight w:val="yellow"/>
              </w:rPr>
              <w:t>Análise de conformidade normativa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5423DCA0" w14:textId="2C847BDD" w:rsidR="00B740E7" w:rsidRPr="00B740E7" w:rsidRDefault="00B740E7" w:rsidP="00B740E7">
            <w:pPr>
              <w:rPr>
                <w:b/>
                <w:bCs/>
              </w:rPr>
            </w:pPr>
            <w:r w:rsidRPr="00A63AEE">
              <w:rPr>
                <w:b/>
                <w:bCs/>
              </w:rPr>
              <w:t>CONF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7ED3D9F6" w14:textId="0CBC85FC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205DAB87" w14:textId="68035583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407F1F33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035189A9" w14:textId="2A1A735E" w:rsidR="00B740E7" w:rsidRPr="004D30A1" w:rsidRDefault="713BF8F4" w:rsidP="00B740E7">
            <w:r>
              <w:t>4.1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6A1ABF48" w14:textId="56FF8BA8" w:rsidR="00B740E7" w:rsidRDefault="713BF8F4" w:rsidP="00B740E7">
            <w:r>
              <w:t>Encaminhamento à Coordenadoria de Conformação de Normas (CONF)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F29116A" w14:textId="3AA985B7" w:rsidR="00B740E7" w:rsidRPr="004D30A1" w:rsidRDefault="00B740E7" w:rsidP="00B740E7">
            <w:r w:rsidRPr="00A63AEE">
              <w:t>CONF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058DDB57" w14:textId="376CBCEF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E244530" w14:textId="62F463FF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64ECA919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18EFBC9" w14:textId="0C3D3279" w:rsidR="00B740E7" w:rsidRPr="00A63AEE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4.2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555E0CCF" w14:textId="2BFAB58A" w:rsidR="00B740E7" w:rsidRPr="00A63AEE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Análise de conformidade técnico</w:t>
            </w:r>
            <w:r w:rsidR="00B740E7">
              <w:noBreakHyphen/>
            </w:r>
            <w:r w:rsidRPr="03D87633">
              <w:rPr>
                <w:highlight w:val="yellow"/>
              </w:rPr>
              <w:t>normativa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41E4349" w14:textId="6935BDAD" w:rsidR="00B740E7" w:rsidRPr="00A63AEE" w:rsidRDefault="00B740E7" w:rsidP="00B740E7">
            <w:r w:rsidRPr="00A63AEE">
              <w:t>CONF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807F214" w14:textId="6198F2FD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3DEC9B4" w14:textId="54AD0C92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55955EBE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66201273" w14:textId="23C479E6" w:rsidR="00B740E7" w:rsidRPr="00A63AEE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4.3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7770B4F8" w14:textId="3F48BDBD" w:rsidR="00B740E7" w:rsidRPr="00A63AEE" w:rsidRDefault="713BF8F4" w:rsidP="03D87633">
            <w:pPr>
              <w:rPr>
                <w:highlight w:val="yellow"/>
              </w:rPr>
            </w:pPr>
            <w:r w:rsidRPr="03D87633">
              <w:rPr>
                <w:highlight w:val="yellow"/>
              </w:rPr>
              <w:t>Ajustes decorrentes da ordem procedimental alterada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9DB7D37" w14:textId="4ADADB7C" w:rsidR="00B740E7" w:rsidRPr="00A63AEE" w:rsidRDefault="00B740E7" w:rsidP="00B740E7">
            <w:r w:rsidRPr="00A63AEE">
              <w:t>CONF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45F68D8" w14:textId="43AECFC4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B45F358" w14:textId="0DC81C34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35AEB931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5E608ED1" w14:textId="29AB2189" w:rsidR="00B740E7" w:rsidRPr="00B740E7" w:rsidRDefault="00B740E7" w:rsidP="00B740E7">
            <w:pPr>
              <w:rPr>
                <w:b/>
                <w:bCs/>
              </w:rPr>
            </w:pPr>
            <w:r w:rsidRPr="00A63AEE">
              <w:rPr>
                <w:b/>
                <w:bCs/>
              </w:rPr>
              <w:t>5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3953C211" w14:textId="393B79A2" w:rsidR="00B740E7" w:rsidRPr="00B740E7" w:rsidRDefault="00B740E7" w:rsidP="00B740E7">
            <w:pPr>
              <w:rPr>
                <w:b/>
                <w:bCs/>
              </w:rPr>
            </w:pPr>
            <w:r w:rsidRPr="00A63AEE">
              <w:rPr>
                <w:b/>
                <w:bCs/>
              </w:rPr>
              <w:t>Consolidação institucional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5D48CD5B" w14:textId="250F14B0" w:rsidR="00B740E7" w:rsidRPr="00B740E7" w:rsidRDefault="00B740E7" w:rsidP="00B740E7">
            <w:pPr>
              <w:rPr>
                <w:b/>
                <w:bCs/>
              </w:rPr>
            </w:pPr>
            <w:r w:rsidRPr="00A63AEE">
              <w:rPr>
                <w:b/>
                <w:bCs/>
              </w:rPr>
              <w:t>DG / 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4CFB0B54" w14:textId="246575B6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55EE653D" w14:textId="50EE9E3A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26183441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0B035316" w14:textId="01FAA0BA" w:rsidR="00B740E7" w:rsidRPr="00A63AEE" w:rsidRDefault="00B740E7" w:rsidP="00B740E7">
            <w:r w:rsidRPr="00B740E7">
              <w:t>5.1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19973502" w14:textId="48154A9B" w:rsidR="00B740E7" w:rsidRPr="00A63AEE" w:rsidRDefault="00B740E7" w:rsidP="00B740E7">
            <w:r w:rsidRPr="00B740E7">
              <w:t>Consolidação das análises técnicas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8D9422D" w14:textId="6DC171A0" w:rsidR="00B740E7" w:rsidRPr="00A63AEE" w:rsidRDefault="00B740E7" w:rsidP="00B740E7">
            <w:r w:rsidRPr="00B740E7">
              <w:t>Diretoria-Geral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1CC97E2" w14:textId="636182FC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0EB8348" w14:textId="6D38FEC5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29524D32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099965F4" w14:textId="5C93AD8B" w:rsidR="00B740E7" w:rsidRPr="00A63AEE" w:rsidRDefault="00B740E7" w:rsidP="00B740E7">
            <w:r w:rsidRPr="00B740E7">
              <w:t>5.2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5CE8E7ED" w14:textId="4EDDF65C" w:rsidR="00B740E7" w:rsidRPr="00A63AEE" w:rsidRDefault="00B740E7" w:rsidP="00B740E7">
            <w:r w:rsidRPr="00B740E7">
              <w:t>Submissão das propostas finais à Presidência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E166854" w14:textId="34248612" w:rsidR="00B740E7" w:rsidRPr="00A63AEE" w:rsidRDefault="00B740E7" w:rsidP="00B740E7">
            <w:r w:rsidRPr="00B740E7">
              <w:t>Juiz Auxiliar da 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CAD5AAB" w14:textId="2EEADC68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17C5193" w14:textId="3E92B464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67828A23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55683401" w14:textId="2DA6D5DA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6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99FF716" w14:textId="3F9F745C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Deliberação final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28D6CFF9" w14:textId="21661F89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53F55A26" w14:textId="031659FA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069043B7" w14:textId="1D1F3EAA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6640DDB6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15FA4592" w14:textId="5FC006DE" w:rsidR="00B740E7" w:rsidRPr="00A63AEE" w:rsidRDefault="00B740E7" w:rsidP="00B740E7">
            <w:r w:rsidRPr="00B740E7">
              <w:t>6.1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D4BB83F" w14:textId="6A1BBCA7" w:rsidR="00B740E7" w:rsidRPr="00A63AEE" w:rsidRDefault="00B740E7" w:rsidP="00B740E7">
            <w:r w:rsidRPr="00B740E7">
              <w:t>Aprovação da Portaria de estrutura organizacional da ENAJU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CE82A4C" w14:textId="29F87C27" w:rsidR="00B740E7" w:rsidRPr="00A63AEE" w:rsidRDefault="00B740E7" w:rsidP="00B740E7">
            <w:r w:rsidRPr="00B740E7">
              <w:t>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1AB5E2F" w14:textId="0B867748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7648E9DE" w14:textId="52B3CD88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6FF8124F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618676E4" w14:textId="66FF815E" w:rsidR="00B740E7" w:rsidRPr="00A63AEE" w:rsidRDefault="00B740E7" w:rsidP="00B740E7">
            <w:r w:rsidRPr="00B740E7">
              <w:t>6.2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7E8BF89E" w14:textId="2BEB2040" w:rsidR="00B740E7" w:rsidRPr="00A63AEE" w:rsidRDefault="00B740E7" w:rsidP="00B740E7">
            <w:r w:rsidRPr="00B740E7">
              <w:t>Aprovação do Regimento Interno da ENAJU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ACDC5E6" w14:textId="067D927F" w:rsidR="00B740E7" w:rsidRPr="00A63AEE" w:rsidRDefault="00B740E7" w:rsidP="00B740E7">
            <w:r w:rsidRPr="00B740E7">
              <w:t>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32DF62D" w14:textId="409AC61F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549EC39" w14:textId="56E0C913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54D55892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1AE3451B" w14:textId="60051FE4" w:rsidR="00B740E7" w:rsidRPr="00A63AEE" w:rsidRDefault="00B740E7" w:rsidP="00B740E7">
            <w:r w:rsidRPr="00B740E7">
              <w:t>6.3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1BDEDF92" w14:textId="078303F1" w:rsidR="00B740E7" w:rsidRPr="00A63AEE" w:rsidRDefault="00B740E7" w:rsidP="00B740E7">
            <w:r w:rsidRPr="00B740E7">
              <w:t>Inclusão de dispositivo condicionante à implementação (orçamento e cargos)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033B7CF" w14:textId="7FEB213F" w:rsidR="00B740E7" w:rsidRPr="00A63AEE" w:rsidRDefault="00B740E7" w:rsidP="00B740E7">
            <w:r w:rsidRPr="00B740E7">
              <w:t>Juiz Auxiliar da Presidência / Presidência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B1F5CE2" w14:textId="0CAF703E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2D3B3E64" w14:textId="088EC29C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61FEF107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7B3B581" w14:textId="05A3BB6A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7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6446CEE2" w14:textId="20A3AFF8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Encerramento do projeto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0B7B96B6" w14:textId="3726536E" w:rsidR="00B740E7" w:rsidRPr="00B740E7" w:rsidRDefault="00B740E7" w:rsidP="00B740E7">
            <w:pPr>
              <w:rPr>
                <w:b/>
                <w:bCs/>
              </w:rPr>
            </w:pPr>
            <w:r w:rsidRPr="00B740E7">
              <w:rPr>
                <w:b/>
                <w:bCs/>
              </w:rPr>
              <w:t>Gerente do Projeto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F517918" w14:textId="4171AEAC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7E6E6" w:themeFill="background2"/>
            <w:tcMar>
              <w:left w:w="57" w:type="dxa"/>
            </w:tcMar>
          </w:tcPr>
          <w:p w14:paraId="139F514F" w14:textId="67CC92F1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11472240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1869ED22" w14:textId="0DA42F3C" w:rsidR="00B740E7" w:rsidRPr="00A63AEE" w:rsidRDefault="00B740E7" w:rsidP="00B740E7">
            <w:r w:rsidRPr="00B740E7">
              <w:t>7.1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2BADD69" w14:textId="393F7BF1" w:rsidR="00B740E7" w:rsidRPr="00A63AEE" w:rsidRDefault="00B740E7" w:rsidP="00B740E7">
            <w:r w:rsidRPr="00B740E7">
              <w:t>Verificação do atingimento dos benefícios e KR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45CCD77E" w14:textId="03E03304" w:rsidR="00B740E7" w:rsidRPr="00A63AEE" w:rsidRDefault="00B740E7" w:rsidP="00B740E7">
            <w:r w:rsidRPr="00B740E7">
              <w:t>Gerente do Projeto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E73C826" w14:textId="4146E682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AD24FAB" w14:textId="2E2E1133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5A1D9696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70F99D88" w14:textId="4DA16269" w:rsidR="00B740E7" w:rsidRPr="00A63AEE" w:rsidRDefault="00B740E7" w:rsidP="00B740E7">
            <w:r w:rsidRPr="00B740E7">
              <w:t>7.2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31D51A9" w14:textId="1553CB93" w:rsidR="00B740E7" w:rsidRPr="00A63AEE" w:rsidRDefault="00B740E7" w:rsidP="00B740E7">
            <w:r w:rsidRPr="00B740E7">
              <w:t>Elaboração do Termo de Encerramento do Projeto (TEP)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06D27F90" w14:textId="11EA70BD" w:rsidR="00B740E7" w:rsidRPr="00A63AEE" w:rsidRDefault="00B740E7" w:rsidP="00B740E7">
            <w:r w:rsidRPr="00B740E7">
              <w:t>Gerente do Projeto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54746F82" w14:textId="5805E3E3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11E6B0E9" w14:textId="3856AFB7" w:rsidR="00B740E7" w:rsidRPr="004D30A1" w:rsidRDefault="00B740E7" w:rsidP="00B740E7">
            <w:r w:rsidRPr="00D67A47">
              <w:t>&lt;&lt;A definir&gt;&gt;</w:t>
            </w:r>
          </w:p>
        </w:tc>
      </w:tr>
      <w:tr w:rsidR="00B740E7" w:rsidRPr="004D30A1" w14:paraId="5A72EABA" w14:textId="77777777" w:rsidTr="03D87633">
        <w:trPr>
          <w:trHeight w:val="45"/>
        </w:trPr>
        <w:tc>
          <w:tcPr>
            <w:tcW w:w="802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C26DE52" w14:textId="2EDD4206" w:rsidR="00B740E7" w:rsidRPr="00A63AEE" w:rsidRDefault="00B740E7" w:rsidP="00B740E7">
            <w:r w:rsidRPr="00B740E7">
              <w:t>7.3</w:t>
            </w:r>
          </w:p>
        </w:tc>
        <w:tc>
          <w:tcPr>
            <w:tcW w:w="4577" w:type="dxa"/>
            <w:tcBorders>
              <w:top w:val="single" w:sz="6" w:space="0" w:color="2F5496" w:themeColor="accent5" w:themeShade="BF"/>
              <w:left w:val="single" w:sz="6" w:space="0" w:color="000000" w:themeColor="text1"/>
              <w:bottom w:val="single" w:sz="6" w:space="0" w:color="2F5496" w:themeColor="accent5" w:themeShade="BF"/>
              <w:right w:val="single" w:sz="6" w:space="0" w:color="000000" w:themeColor="text1"/>
            </w:tcBorders>
            <w:tcMar>
              <w:left w:w="57" w:type="dxa"/>
            </w:tcMar>
          </w:tcPr>
          <w:p w14:paraId="3A2BC3DC" w14:textId="72B7E0B2" w:rsidR="00B740E7" w:rsidRPr="00A63AEE" w:rsidRDefault="00B740E7" w:rsidP="00B740E7">
            <w:r w:rsidRPr="00B740E7">
              <w:t>Envio do TEP ao Escritório Corporativo de Projetos (ECP)</w:t>
            </w:r>
          </w:p>
        </w:tc>
        <w:tc>
          <w:tcPr>
            <w:tcW w:w="2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C05A11E" w14:textId="2E115666" w:rsidR="00B740E7" w:rsidRPr="00A63AEE" w:rsidRDefault="00B740E7" w:rsidP="00B740E7">
            <w:r w:rsidRPr="00B740E7">
              <w:t>Gerente do Projeto</w:t>
            </w:r>
          </w:p>
        </w:tc>
        <w:tc>
          <w:tcPr>
            <w:tcW w:w="15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3F02DFB4" w14:textId="7504736C" w:rsidR="00B740E7" w:rsidRPr="004D30A1" w:rsidRDefault="00B740E7" w:rsidP="00B740E7">
            <w:r w:rsidRPr="00D67A47">
              <w:t>&lt;&lt;A definir&gt;&gt;</w:t>
            </w:r>
          </w:p>
        </w:tc>
        <w:tc>
          <w:tcPr>
            <w:tcW w:w="1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57" w:type="dxa"/>
            </w:tcMar>
          </w:tcPr>
          <w:p w14:paraId="6C4CD421" w14:textId="709FBF51" w:rsidR="00B740E7" w:rsidRPr="004D30A1" w:rsidRDefault="00B740E7" w:rsidP="00B740E7">
            <w:r w:rsidRPr="00D67A47">
              <w:t>&lt;&lt;A definir&gt;&gt;</w:t>
            </w:r>
          </w:p>
        </w:tc>
      </w:tr>
    </w:tbl>
    <w:p w14:paraId="1A898CA7" w14:textId="77777777" w:rsidR="00FE44F6" w:rsidRPr="004D30A1" w:rsidRDefault="00FE44F6"/>
    <w:tbl>
      <w:tblPr>
        <w:tblW w:w="10345" w:type="dxa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8"/>
        <w:gridCol w:w="1992"/>
        <w:gridCol w:w="4875"/>
      </w:tblGrid>
      <w:tr w:rsidR="00FE44F6" w:rsidRPr="004D30A1" w14:paraId="70E0DC95" w14:textId="77777777" w:rsidTr="00B740E7">
        <w:trPr>
          <w:trHeight w:val="630"/>
        </w:trPr>
        <w:tc>
          <w:tcPr>
            <w:tcW w:w="103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  <w:hideMark/>
          </w:tcPr>
          <w:p w14:paraId="33F248D5" w14:textId="1A0BE1EA" w:rsidR="00FE44F6" w:rsidRPr="004D30A1" w:rsidRDefault="00FE44F6" w:rsidP="000116E0">
            <w:pPr>
              <w:jc w:val="center"/>
            </w:pPr>
            <w:r w:rsidRPr="004D30A1">
              <w:rPr>
                <w:b/>
                <w:bCs/>
              </w:rPr>
              <w:t>DESEMBOLSO FINANCEIRO</w:t>
            </w:r>
          </w:p>
        </w:tc>
      </w:tr>
      <w:tr w:rsidR="00FE44F6" w:rsidRPr="004D30A1" w14:paraId="0CE010C2" w14:textId="77777777" w:rsidTr="00B740E7">
        <w:trPr>
          <w:trHeight w:val="630"/>
        </w:trPr>
        <w:tc>
          <w:tcPr>
            <w:tcW w:w="103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7D7B2BB9" w14:textId="77777777" w:rsidR="00FE44F6" w:rsidRPr="004D30A1" w:rsidRDefault="00FE44F6" w:rsidP="00FE44F6">
            <w:r w:rsidRPr="004D30A1">
              <w:rPr>
                <w:i/>
                <w:iCs/>
              </w:rPr>
              <w:t>O gerente do projeto deverá informar se existe algum orçamento previsto para a etapa e o seu valor.</w:t>
            </w:r>
            <w:r w:rsidRPr="004D30A1">
              <w:t> </w:t>
            </w:r>
          </w:p>
          <w:p w14:paraId="7949521D" w14:textId="77777777" w:rsidR="00FE44F6" w:rsidRPr="004D30A1" w:rsidRDefault="00FE44F6" w:rsidP="00FE44F6">
            <w:r w:rsidRPr="004D30A1">
              <w:rPr>
                <w:i/>
                <w:iCs/>
              </w:rPr>
              <w:t>Importante observar que as áreas elencadas na tabela abaixo são sugestões baseadas no histórico do Conselho, podendo ser editadas de acordo com a situação de cada novo projeto institucional.</w:t>
            </w:r>
            <w:r w:rsidRPr="004D30A1">
              <w:t> </w:t>
            </w:r>
          </w:p>
        </w:tc>
      </w:tr>
      <w:tr w:rsidR="008B23A3" w:rsidRPr="004D30A1" w14:paraId="0BED1DA5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left w:w="57" w:type="dxa"/>
            </w:tcMar>
            <w:hideMark/>
          </w:tcPr>
          <w:p w14:paraId="0AEF9D73" w14:textId="77777777" w:rsidR="00FE44F6" w:rsidRPr="004D30A1" w:rsidRDefault="00FE44F6" w:rsidP="00FE44F6">
            <w:r w:rsidRPr="004D30A1">
              <w:rPr>
                <w:b/>
                <w:bCs/>
              </w:rPr>
              <w:t>Áreas</w:t>
            </w:r>
            <w:r w:rsidRPr="004D30A1">
              <w:t>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left w:w="57" w:type="dxa"/>
            </w:tcMar>
            <w:hideMark/>
          </w:tcPr>
          <w:p w14:paraId="2577F662" w14:textId="77777777" w:rsidR="00FE44F6" w:rsidRPr="004D30A1" w:rsidRDefault="00FE44F6" w:rsidP="00FE44F6">
            <w:r w:rsidRPr="004D30A1">
              <w:rPr>
                <w:b/>
                <w:bCs/>
              </w:rPr>
              <w:t>Valor (R$)</w:t>
            </w:r>
            <w:r w:rsidRPr="004D30A1">
              <w:t>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left w:w="57" w:type="dxa"/>
            </w:tcMar>
            <w:hideMark/>
          </w:tcPr>
          <w:p w14:paraId="0633CA86" w14:textId="77777777" w:rsidR="00FE44F6" w:rsidRPr="004D30A1" w:rsidRDefault="00FE44F6" w:rsidP="00FE44F6">
            <w:r w:rsidRPr="004D30A1">
              <w:rPr>
                <w:b/>
                <w:bCs/>
              </w:rPr>
              <w:t>Observações/Detalhamento</w:t>
            </w:r>
            <w:r w:rsidRPr="004D30A1">
              <w:t> </w:t>
            </w:r>
          </w:p>
        </w:tc>
      </w:tr>
      <w:tr w:rsidR="008B23A3" w:rsidRPr="004D30A1" w14:paraId="0EFD52BC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229707CD" w14:textId="77777777" w:rsidR="00FE44F6" w:rsidRPr="004D30A1" w:rsidRDefault="00FE44F6" w:rsidP="00FE44F6">
            <w:r w:rsidRPr="004D30A1">
              <w:t>Recursos de TI (software, hardware, infraestrutura)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17131A8B" w14:textId="77777777" w:rsidR="00FE44F6" w:rsidRPr="004D30A1" w:rsidRDefault="00FE44F6" w:rsidP="00FE44F6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52EDFC85" w14:textId="000AB4E4" w:rsidR="00FE44F6" w:rsidRPr="004D30A1" w:rsidRDefault="00FE44F6" w:rsidP="00FE44F6">
            <w:r w:rsidRPr="004D30A1">
              <w:t> </w:t>
            </w:r>
            <w:r w:rsidR="00B740E7" w:rsidRPr="00B740E7">
              <w:t>Análises técnicas realizadas pelo DTI constataram possibilidade de reaproveitamento de soluções existentes (sem impacto financeiro).</w:t>
            </w:r>
          </w:p>
        </w:tc>
      </w:tr>
      <w:tr w:rsidR="008B23A3" w:rsidRPr="004D30A1" w14:paraId="25121F58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275BB6AA" w14:textId="77777777" w:rsidR="00FE44F6" w:rsidRPr="004D30A1" w:rsidRDefault="00FE44F6" w:rsidP="00FE44F6">
            <w:r w:rsidRPr="004D30A1">
              <w:t>Treinamento e Capacitação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047B4C5D" w14:textId="77777777" w:rsidR="00FE44F6" w:rsidRPr="004D30A1" w:rsidRDefault="00FE44F6" w:rsidP="00FE44F6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092D2C88" w14:textId="49EF38F9" w:rsidR="00FE44F6" w:rsidRPr="004D30A1" w:rsidRDefault="00FE44F6" w:rsidP="00FE44F6">
            <w:r w:rsidRPr="004D30A1">
              <w:t> </w:t>
            </w:r>
            <w:r w:rsidR="00B740E7" w:rsidRPr="00B740E7">
              <w:t>Não há previsão de ações formativas vinculadas ao projeto de estruturação.</w:t>
            </w:r>
          </w:p>
        </w:tc>
      </w:tr>
      <w:tr w:rsidR="008B23A3" w:rsidRPr="004D30A1" w14:paraId="6561637F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434946D0" w14:textId="77777777" w:rsidR="00FE44F6" w:rsidRPr="004D30A1" w:rsidRDefault="00FE44F6" w:rsidP="00FE44F6">
            <w:r w:rsidRPr="004D30A1">
              <w:t>Passagens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6D2E7D37" w14:textId="77777777" w:rsidR="00FE44F6" w:rsidRPr="004D30A1" w:rsidRDefault="00FE44F6" w:rsidP="00FE44F6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2B869726" w14:textId="49FDD9D4" w:rsidR="00FE44F6" w:rsidRPr="004D30A1" w:rsidRDefault="00FE44F6" w:rsidP="00FE44F6">
            <w:r w:rsidRPr="004D30A1">
              <w:t> </w:t>
            </w:r>
            <w:r w:rsidR="00B740E7" w:rsidRPr="00B740E7">
              <w:t>Reuniões ocorreram de forma interna ou remota; nenhuma viagem prevista.</w:t>
            </w:r>
          </w:p>
        </w:tc>
      </w:tr>
      <w:tr w:rsidR="008B23A3" w:rsidRPr="004D30A1" w14:paraId="1DE228E9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6432DF0B" w14:textId="77777777" w:rsidR="00FE44F6" w:rsidRPr="004D30A1" w:rsidRDefault="00FE44F6" w:rsidP="00FE44F6">
            <w:r w:rsidRPr="004D30A1">
              <w:t>Diárias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0EA39605" w14:textId="77777777" w:rsidR="00FE44F6" w:rsidRPr="004D30A1" w:rsidRDefault="00FE44F6" w:rsidP="00FE44F6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34BEFC4F" w14:textId="35726492" w:rsidR="00FE44F6" w:rsidRPr="004D30A1" w:rsidRDefault="00FE44F6" w:rsidP="00FE44F6">
            <w:r w:rsidRPr="004D30A1">
              <w:t> </w:t>
            </w:r>
            <w:r w:rsidR="00B740E7" w:rsidRPr="00B740E7">
              <w:t>Não há deslocamentos previstos.</w:t>
            </w:r>
          </w:p>
        </w:tc>
      </w:tr>
      <w:tr w:rsidR="00B740E7" w:rsidRPr="004D30A1" w14:paraId="0A06D6B0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08482DB1" w14:textId="77777777" w:rsidR="00B740E7" w:rsidRPr="004D30A1" w:rsidRDefault="00B740E7" w:rsidP="00B740E7">
            <w:r w:rsidRPr="004D30A1">
              <w:t>Serviços (mão-de-obra, comunicação, engenharia, projeto arquitetônico, etc.)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540D97DF" w14:textId="219CFE62" w:rsidR="00B740E7" w:rsidRPr="004D30A1" w:rsidRDefault="00B740E7" w:rsidP="00B740E7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2888252C" w14:textId="2F3570C6" w:rsidR="00B740E7" w:rsidRPr="004D30A1" w:rsidRDefault="00B740E7" w:rsidP="00B740E7">
            <w:r w:rsidRPr="004D30A1">
              <w:t> </w:t>
            </w:r>
            <w:r w:rsidRPr="00B740E7">
              <w:t>O projeto é essencialmente normativo, administrativo e técnico, sem contratação externa.</w:t>
            </w:r>
          </w:p>
        </w:tc>
      </w:tr>
      <w:tr w:rsidR="00B740E7" w:rsidRPr="004D30A1" w14:paraId="6F4E182E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4366DF46" w14:textId="77777777" w:rsidR="00B740E7" w:rsidRPr="004D30A1" w:rsidRDefault="00B740E7" w:rsidP="00B740E7">
            <w:r w:rsidRPr="004D30A1">
              <w:t>Outros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5C906941" w14:textId="6B2E7D87" w:rsidR="00B740E7" w:rsidRPr="004D30A1" w:rsidRDefault="00B740E7" w:rsidP="00B740E7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</w:tcMar>
            <w:hideMark/>
          </w:tcPr>
          <w:p w14:paraId="2B22C0E0" w14:textId="27092BA4" w:rsidR="00B740E7" w:rsidRPr="004D30A1" w:rsidRDefault="00B740E7" w:rsidP="00B740E7">
            <w:r w:rsidRPr="004D30A1">
              <w:t> </w:t>
            </w:r>
            <w:r w:rsidRPr="00B740E7">
              <w:t>Não aplicável.</w:t>
            </w:r>
          </w:p>
        </w:tc>
      </w:tr>
      <w:tr w:rsidR="00B740E7" w:rsidRPr="004D30A1" w14:paraId="095307E1" w14:textId="77777777" w:rsidTr="00B740E7">
        <w:trPr>
          <w:trHeight w:val="75"/>
        </w:trPr>
        <w:tc>
          <w:tcPr>
            <w:tcW w:w="3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left w:w="57" w:type="dxa"/>
            </w:tcMar>
            <w:hideMark/>
          </w:tcPr>
          <w:p w14:paraId="22028F81" w14:textId="77777777" w:rsidR="00B740E7" w:rsidRPr="004D30A1" w:rsidRDefault="00B740E7" w:rsidP="00B740E7">
            <w:r w:rsidRPr="004D30A1">
              <w:rPr>
                <w:b/>
                <w:bCs/>
              </w:rPr>
              <w:t>Total</w:t>
            </w:r>
            <w:r w:rsidRPr="004D30A1">
              <w:t> 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left w:w="57" w:type="dxa"/>
            </w:tcMar>
            <w:hideMark/>
          </w:tcPr>
          <w:p w14:paraId="574805D4" w14:textId="7DD1F1F7" w:rsidR="00B740E7" w:rsidRPr="004D30A1" w:rsidRDefault="00B740E7" w:rsidP="00B740E7">
            <w:r w:rsidRPr="004D30A1">
              <w:t>0,00 </w:t>
            </w:r>
          </w:p>
        </w:tc>
        <w:tc>
          <w:tcPr>
            <w:tcW w:w="4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left w:w="57" w:type="dxa"/>
            </w:tcMar>
            <w:hideMark/>
          </w:tcPr>
          <w:p w14:paraId="0114782D" w14:textId="00919D54" w:rsidR="00B740E7" w:rsidRPr="004D30A1" w:rsidRDefault="00B740E7" w:rsidP="00B740E7">
            <w:r w:rsidRPr="004D30A1">
              <w:t> </w:t>
            </w:r>
            <w:r w:rsidRPr="00B740E7">
              <w:t>O projeto não gera despesas diretas ao CNJ.</w:t>
            </w:r>
          </w:p>
        </w:tc>
      </w:tr>
    </w:tbl>
    <w:p w14:paraId="3A13CFF7" w14:textId="77777777" w:rsidR="00FE44F6" w:rsidRPr="004D30A1" w:rsidRDefault="00FE44F6"/>
    <w:tbl>
      <w:tblPr>
        <w:tblW w:w="10345" w:type="dxa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0"/>
        <w:gridCol w:w="5375"/>
      </w:tblGrid>
      <w:tr w:rsidR="00FE44F6" w:rsidRPr="004D30A1" w14:paraId="6CAFF98B" w14:textId="77777777" w:rsidTr="00B740E7">
        <w:trPr>
          <w:trHeight w:val="585"/>
        </w:trPr>
        <w:tc>
          <w:tcPr>
            <w:tcW w:w="10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hideMark/>
          </w:tcPr>
          <w:p w14:paraId="076FF252" w14:textId="25ED420E" w:rsidR="00FE44F6" w:rsidRPr="004D30A1" w:rsidRDefault="00FE44F6" w:rsidP="000116E0">
            <w:pPr>
              <w:jc w:val="center"/>
            </w:pPr>
            <w:r w:rsidRPr="004D30A1">
              <w:rPr>
                <w:b/>
                <w:bCs/>
              </w:rPr>
              <w:t>RISCOS</w:t>
            </w:r>
          </w:p>
        </w:tc>
      </w:tr>
      <w:tr w:rsidR="00FE44F6" w:rsidRPr="004D30A1" w14:paraId="048742BD" w14:textId="77777777" w:rsidTr="00B740E7">
        <w:trPr>
          <w:trHeight w:val="180"/>
        </w:trPr>
        <w:tc>
          <w:tcPr>
            <w:tcW w:w="10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36054DD2" w14:textId="77777777" w:rsidR="00FE44F6" w:rsidRPr="004D30A1" w:rsidRDefault="00FE44F6" w:rsidP="00FE44F6">
            <w:r w:rsidRPr="004D30A1">
              <w:rPr>
                <w:i/>
                <w:iCs/>
              </w:rPr>
              <w:t>Listar os riscos identificados e indicar as ações que devem ser implementadas para tratar o risco identificado.</w:t>
            </w:r>
            <w:r w:rsidRPr="004D30A1">
              <w:t> </w:t>
            </w:r>
          </w:p>
        </w:tc>
      </w:tr>
      <w:tr w:rsidR="003D5F67" w:rsidRPr="004D30A1" w14:paraId="26536489" w14:textId="77777777" w:rsidTr="00B740E7">
        <w:trPr>
          <w:trHeight w:val="34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57" w:type="dxa"/>
              <w:right w:w="28" w:type="dxa"/>
            </w:tcMar>
            <w:hideMark/>
          </w:tcPr>
          <w:p w14:paraId="54181125" w14:textId="77777777" w:rsidR="00FE44F6" w:rsidRPr="004D30A1" w:rsidRDefault="00FE44F6" w:rsidP="00FE44F6">
            <w:r w:rsidRPr="004D30A1">
              <w:rPr>
                <w:b/>
                <w:bCs/>
              </w:rPr>
              <w:t>Riscos Identificados</w:t>
            </w:r>
            <w:r w:rsidRPr="004D30A1">
              <w:t> 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57" w:type="dxa"/>
              <w:right w:w="28" w:type="dxa"/>
            </w:tcMar>
            <w:hideMark/>
          </w:tcPr>
          <w:p w14:paraId="3A569308" w14:textId="77777777" w:rsidR="00FE44F6" w:rsidRPr="004D30A1" w:rsidRDefault="00FE44F6" w:rsidP="00FE44F6">
            <w:r w:rsidRPr="004D30A1">
              <w:rPr>
                <w:b/>
                <w:bCs/>
              </w:rPr>
              <w:t>Ações de Controle</w:t>
            </w:r>
            <w:r w:rsidRPr="004D30A1">
              <w:t> </w:t>
            </w:r>
          </w:p>
        </w:tc>
      </w:tr>
      <w:tr w:rsidR="009E10B4" w:rsidRPr="004D30A1" w14:paraId="05251D2C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6844B24F" w14:textId="7F54548A" w:rsidR="00FE44F6" w:rsidRPr="004D30A1" w:rsidRDefault="00B740E7" w:rsidP="00FE44F6">
            <w:commentRangeStart w:id="27"/>
            <w:r w:rsidRPr="00B740E7">
              <w:t>Ausência de disponibilidade de cargos e funções para implementar a estrutura organizacional aprovada, dificultando a operacionalização da ENAJU.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2E797909" w14:textId="7695257C" w:rsidR="00FE44F6" w:rsidRPr="004D30A1" w:rsidRDefault="00B740E7" w:rsidP="00FE44F6">
            <w:r w:rsidRPr="00B740E7">
              <w:t>Acompanhar a tramitação do PL 5.490/2025; dialogar com SGP e DG sobre alternativas transitórias; registrar condicionantes no ato normativo.</w:t>
            </w:r>
            <w:commentRangeEnd w:id="27"/>
            <w:r w:rsidR="00260DB0" w:rsidRPr="004D30A1">
              <w:rPr>
                <w:rStyle w:val="CommentReference"/>
                <w:sz w:val="22"/>
                <w:szCs w:val="22"/>
              </w:rPr>
              <w:commentReference w:id="27"/>
            </w:r>
          </w:p>
        </w:tc>
      </w:tr>
      <w:tr w:rsidR="009E10B4" w:rsidRPr="004D30A1" w14:paraId="74CB269D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7BDCDEB9" w14:textId="64FAF5E7" w:rsidR="00FE44F6" w:rsidRPr="004D30A1" w:rsidRDefault="00B740E7" w:rsidP="00FE44F6">
            <w:r w:rsidRPr="00B740E7">
              <w:t>Retrabalho ou atraso decorrentes de ajustes normativos exigidos pelas análises das áreas técnicas (SG, DG, DIGE, SEORG, CONF, DTI).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635952D2" w14:textId="37969767" w:rsidR="00FE44F6" w:rsidRPr="004D30A1" w:rsidRDefault="00B740E7" w:rsidP="00FE44F6">
            <w:r w:rsidRPr="00B740E7">
              <w:t>Manter fluxo de alinhamentos contínuos com as unidades técnicas; consolidar versões únicas e controladas; realizar reuniões de harmonização antes da submissão final.</w:t>
            </w:r>
          </w:p>
        </w:tc>
      </w:tr>
      <w:tr w:rsidR="003D5F67" w:rsidRPr="004D30A1" w14:paraId="55132C5F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30955D8E" w14:textId="6659F5BE" w:rsidR="00FE44F6" w:rsidRPr="004D30A1" w:rsidRDefault="00B740E7" w:rsidP="00FE44F6">
            <w:commentRangeStart w:id="28"/>
            <w:r w:rsidRPr="00B740E7">
              <w:t>Divergências entre propostas do GT e entendimentos das unidades técnicas, causando necessidade de revisões sucessivas.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6D32E8A0" w14:textId="57F91CD2" w:rsidR="00FE44F6" w:rsidRPr="004D30A1" w:rsidRDefault="00FE44F6" w:rsidP="00FE44F6">
            <w:r w:rsidRPr="004D30A1">
              <w:t> </w:t>
            </w:r>
            <w:r w:rsidR="00B740E7" w:rsidRPr="00B740E7">
              <w:t>Registrar justificativas técnicas; promover reuniões de conciliação; documentar decisões e encaminhamentos formais para evitar inconsistências.</w:t>
            </w:r>
            <w:commentRangeEnd w:id="28"/>
            <w:r w:rsidR="00EE5A22" w:rsidRPr="004D30A1">
              <w:rPr>
                <w:rStyle w:val="CommentReference"/>
                <w:sz w:val="22"/>
                <w:szCs w:val="22"/>
              </w:rPr>
              <w:commentReference w:id="28"/>
            </w:r>
          </w:p>
        </w:tc>
      </w:tr>
      <w:tr w:rsidR="003D5F67" w:rsidRPr="004D30A1" w14:paraId="3CD02F9D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5B9A283A" w14:textId="10E538D7" w:rsidR="00FE44F6" w:rsidRPr="004D30A1" w:rsidRDefault="00FE44F6" w:rsidP="00FE44F6">
            <w:r w:rsidRPr="004D30A1">
              <w:t> </w:t>
            </w:r>
            <w:r w:rsidR="00B740E7" w:rsidRPr="00B740E7">
              <w:t>Sobrecarga de trabalho das áreas técnicas envolvidas, podendo impactar prazo de análises (SG, DIGE/SEORG, SGP, SOF, DTI, CONF).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4406329B" w14:textId="31E77CDB" w:rsidR="00FE44F6" w:rsidRPr="004D30A1" w:rsidRDefault="00FE44F6" w:rsidP="00FE44F6">
            <w:r w:rsidRPr="004D30A1">
              <w:t> </w:t>
            </w:r>
            <w:r w:rsidR="00B740E7" w:rsidRPr="00B740E7">
              <w:t>Planejar cronograma realista; priorizar atividades essenciais; solicitar às unidades previsão de prazos estimados; manter acompanhamento via SEP.</w:t>
            </w:r>
          </w:p>
        </w:tc>
      </w:tr>
      <w:tr w:rsidR="003D5F67" w:rsidRPr="004D30A1" w14:paraId="38495B02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19BF6292" w14:textId="74A02E64" w:rsidR="00FE44F6" w:rsidRPr="004D30A1" w:rsidRDefault="00FE44F6" w:rsidP="00FE44F6">
            <w:r w:rsidRPr="004D30A1">
              <w:t> </w:t>
            </w:r>
            <w:r w:rsidR="00B740E7" w:rsidRPr="00B740E7">
              <w:t>Riscos de lacunas na governança se as instâncias previstas (Conselho Superior, DG, DE) demorarem para ser formalmente instituídas.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  <w:hideMark/>
          </w:tcPr>
          <w:p w14:paraId="5E3527EB" w14:textId="6945A86A" w:rsidR="00FE44F6" w:rsidRPr="004D30A1" w:rsidRDefault="00FE44F6" w:rsidP="00FE44F6">
            <w:r w:rsidRPr="004D30A1">
              <w:t> </w:t>
            </w:r>
            <w:r w:rsidR="00B740E7" w:rsidRPr="00B740E7">
              <w:t>Priorizar aprovação da Portaria e do Regimento; registrar condicionantes de implementação; assegurar clareza na indicação de responsáveis provisórios.</w:t>
            </w:r>
          </w:p>
        </w:tc>
      </w:tr>
      <w:tr w:rsidR="00B740E7" w:rsidRPr="004D30A1" w14:paraId="7E561734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3DD40D26" w14:textId="52D5EAEF" w:rsidR="00B740E7" w:rsidRPr="004D30A1" w:rsidRDefault="00B740E7" w:rsidP="00FE44F6">
            <w:r w:rsidRPr="00B740E7">
              <w:t>Possibilidade de divergências normativas apontadas pela CONF, demandando reestruturação de trechos inteiros do texto.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0B094985" w14:textId="6215EB8B" w:rsidR="00B740E7" w:rsidRPr="004D30A1" w:rsidRDefault="00B740E7" w:rsidP="00FE44F6">
            <w:r w:rsidRPr="00B740E7">
              <w:t>Enviar previamente informações estruturadas; promover alinhamento entre SG, CONF e SEP antes da versão final; responder rapidamente às diligências.</w:t>
            </w:r>
          </w:p>
        </w:tc>
      </w:tr>
      <w:tr w:rsidR="00B740E7" w:rsidRPr="004D30A1" w14:paraId="6B802B21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47C52651" w14:textId="317E841F" w:rsidR="00B740E7" w:rsidRPr="004D30A1" w:rsidRDefault="00B740E7" w:rsidP="00FE44F6">
            <w:r w:rsidRPr="00B740E7">
              <w:t>Dependência de manifestação do DTI sobre sistemas e plataformas, podendo gerar necessidade de reformulação de trechos técnicos.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715BD826" w14:textId="6086A991" w:rsidR="00B740E7" w:rsidRPr="004D30A1" w:rsidRDefault="00B740E7" w:rsidP="00FE44F6">
            <w:r w:rsidRPr="00B740E7">
              <w:t>Alinhar escopo tecnológico desde o início; verificar reaproveitamento de soluções já existentes; solicitar análise antecipada de viabilidade.</w:t>
            </w:r>
          </w:p>
        </w:tc>
      </w:tr>
      <w:tr w:rsidR="00B740E7" w:rsidRPr="004D30A1" w14:paraId="562E0455" w14:textId="77777777" w:rsidTr="00B740E7">
        <w:trPr>
          <w:trHeight w:val="405"/>
        </w:trPr>
        <w:tc>
          <w:tcPr>
            <w:tcW w:w="4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2F037E9C" w14:textId="0F685FDB" w:rsidR="00B740E7" w:rsidRPr="004D30A1" w:rsidRDefault="00B740E7" w:rsidP="00FE44F6">
            <w:r w:rsidRPr="00B740E7">
              <w:t>Risco de atrasos na deliberação final da Presidência, impactando o ciclo de planejamento e execução da ENAJU.</w:t>
            </w:r>
          </w:p>
        </w:tc>
        <w:tc>
          <w:tcPr>
            <w:tcW w:w="5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57" w:type="dxa"/>
              <w:right w:w="28" w:type="dxa"/>
            </w:tcMar>
          </w:tcPr>
          <w:p w14:paraId="341CF69F" w14:textId="2D795F10" w:rsidR="00B740E7" w:rsidRPr="004D30A1" w:rsidRDefault="00B740E7" w:rsidP="00FE44F6">
            <w:r w:rsidRPr="00B740E7">
              <w:t>Encaminhar relatórios consolidados e objetivos; garantir documentação completa e sem inconsistências; dialogar com gabinete sobre prazos ideais.</w:t>
            </w:r>
          </w:p>
        </w:tc>
      </w:tr>
    </w:tbl>
    <w:p w14:paraId="422AFDD4" w14:textId="77777777" w:rsidR="00FE44F6" w:rsidRPr="004D30A1" w:rsidRDefault="00FE44F6"/>
    <w:tbl>
      <w:tblPr>
        <w:tblW w:w="0" w:type="dxa"/>
        <w:tblInd w:w="-10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5"/>
      </w:tblGrid>
      <w:tr w:rsidR="00FE44F6" w:rsidRPr="004D30A1" w14:paraId="1C630638" w14:textId="77777777">
        <w:trPr>
          <w:trHeight w:val="300"/>
        </w:trPr>
        <w:tc>
          <w:tcPr>
            <w:tcW w:w="10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hideMark/>
          </w:tcPr>
          <w:p w14:paraId="381518BE" w14:textId="46437BB2" w:rsidR="00FE44F6" w:rsidRPr="004D30A1" w:rsidRDefault="00FE44F6" w:rsidP="000116E0">
            <w:pPr>
              <w:jc w:val="center"/>
            </w:pPr>
            <w:r w:rsidRPr="004D30A1">
              <w:rPr>
                <w:b/>
                <w:bCs/>
              </w:rPr>
              <w:t>ASSINATURA DO RESPONSÁVEL</w:t>
            </w:r>
          </w:p>
        </w:tc>
      </w:tr>
      <w:tr w:rsidR="00FE44F6" w:rsidRPr="00926F90" w14:paraId="0DBAEF66" w14:textId="77777777">
        <w:trPr>
          <w:trHeight w:val="630"/>
        </w:trPr>
        <w:tc>
          <w:tcPr>
            <w:tcW w:w="10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2982B" w14:textId="563CB1B2" w:rsidR="00FE44F6" w:rsidRPr="00926F90" w:rsidRDefault="00FE44F6" w:rsidP="00685569">
            <w:pPr>
              <w:rPr>
                <w:sz w:val="20"/>
                <w:szCs w:val="20"/>
              </w:rPr>
            </w:pPr>
            <w:r w:rsidRPr="00926F90">
              <w:rPr>
                <w:sz w:val="20"/>
                <w:szCs w:val="20"/>
              </w:rPr>
              <w:t> </w:t>
            </w:r>
            <w:r w:rsidRPr="00926F90">
              <w:rPr>
                <w:i/>
                <w:iCs/>
                <w:sz w:val="20"/>
                <w:szCs w:val="20"/>
              </w:rPr>
              <w:t>Assinatura do Patrocinador ou Supervisor do projeto.</w:t>
            </w:r>
          </w:p>
          <w:p w14:paraId="4844AD58" w14:textId="646F8757" w:rsidR="00FE44F6" w:rsidRPr="00926F90" w:rsidRDefault="00FE44F6" w:rsidP="000116E0">
            <w:pPr>
              <w:jc w:val="center"/>
              <w:rPr>
                <w:sz w:val="20"/>
                <w:szCs w:val="20"/>
              </w:rPr>
            </w:pPr>
            <w:r w:rsidRPr="00926F90">
              <w:rPr>
                <w:i/>
                <w:iCs/>
                <w:sz w:val="20"/>
                <w:szCs w:val="20"/>
              </w:rPr>
              <w:t xml:space="preserve">A assinatura pode ser realizada no formulário ou no despacho de encaminhamento do SEI ratificando as informações constantes no </w:t>
            </w:r>
            <w:r w:rsidR="006F6A18" w:rsidRPr="00926F90">
              <w:rPr>
                <w:i/>
                <w:iCs/>
                <w:sz w:val="20"/>
                <w:szCs w:val="20"/>
              </w:rPr>
              <w:t xml:space="preserve">TAP, </w:t>
            </w:r>
            <w:r w:rsidRPr="00926F90">
              <w:rPr>
                <w:i/>
                <w:iCs/>
                <w:sz w:val="20"/>
                <w:szCs w:val="20"/>
              </w:rPr>
              <w:t>PGP</w:t>
            </w:r>
            <w:r w:rsidR="006F6A18" w:rsidRPr="00926F90">
              <w:rPr>
                <w:i/>
                <w:iCs/>
                <w:sz w:val="20"/>
                <w:szCs w:val="20"/>
              </w:rPr>
              <w:t xml:space="preserve">  ou TEP </w:t>
            </w:r>
            <w:r w:rsidRPr="00926F90">
              <w:rPr>
                <w:i/>
                <w:iCs/>
                <w:sz w:val="20"/>
                <w:szCs w:val="20"/>
              </w:rPr>
              <w:t xml:space="preserve"> registrado no SEI em formato PDF</w:t>
            </w:r>
          </w:p>
        </w:tc>
      </w:tr>
    </w:tbl>
    <w:p w14:paraId="1DCAB3E9" w14:textId="77777777" w:rsidR="00FE44F6" w:rsidRPr="004D30A1" w:rsidRDefault="00FE44F6" w:rsidP="00685569"/>
    <w:sectPr w:rsidR="00FE44F6" w:rsidRPr="004D30A1" w:rsidSect="00FB2E4B">
      <w:headerReference w:type="default" r:id="rId20"/>
      <w:footerReference w:type="default" r:id="rId21"/>
      <w:pgSz w:w="11906" w:h="16838"/>
      <w:pgMar w:top="2108" w:right="849" w:bottom="1417" w:left="1701" w:header="1" w:footer="13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Igor Caires Machado" w:date="2026-06-01T18:15:00Z" w:initials="IM">
    <w:p w14:paraId="489CD47C" w14:textId="77777777" w:rsidR="008573CD" w:rsidRDefault="008573CD" w:rsidP="008573CD">
      <w:pPr>
        <w:pStyle w:val="CommentText"/>
      </w:pPr>
      <w:r>
        <w:rPr>
          <w:rStyle w:val="CommentReference"/>
        </w:rPr>
        <w:annotationRef/>
      </w:r>
      <w:r>
        <w:t>Achei que o cronograma não refletiu as atividades necessárias à entrega dos KRs</w:t>
      </w:r>
    </w:p>
  </w:comment>
  <w:comment w:id="26" w:author="Igor Caires Machado" w:date="2026-06-01T18:13:00Z" w:initials="IM">
    <w:p w14:paraId="766E2B86" w14:textId="77777777" w:rsidR="009B0798" w:rsidRDefault="009B0798" w:rsidP="009B0798">
      <w:pPr>
        <w:pStyle w:val="CommentText"/>
      </w:pPr>
      <w:r>
        <w:rPr>
          <w:rStyle w:val="CommentReference"/>
        </w:rPr>
        <w:annotationRef/>
      </w:r>
      <w:r>
        <w:t>Ainda vai precisar?</w:t>
      </w:r>
    </w:p>
  </w:comment>
  <w:comment w:id="27" w:author="Igor Caires Machado" w:date="2026-06-01T18:15:00Z" w:initials="IM">
    <w:p w14:paraId="462866EA" w14:textId="77777777" w:rsidR="00260DB0" w:rsidRDefault="00260DB0" w:rsidP="00260DB0">
      <w:pPr>
        <w:pStyle w:val="CommentText"/>
      </w:pPr>
      <w:r>
        <w:rPr>
          <w:rStyle w:val="CommentReference"/>
        </w:rPr>
        <w:annotationRef/>
      </w:r>
      <w:r>
        <w:t>decaiu</w:t>
      </w:r>
    </w:p>
  </w:comment>
  <w:comment w:id="28" w:author="Igor Caires Machado" w:date="2026-06-01T18:15:00Z" w:initials="IM">
    <w:p w14:paraId="148A56CB" w14:textId="77777777" w:rsidR="00EE5A22" w:rsidRDefault="00EE5A22" w:rsidP="00EE5A22">
      <w:pPr>
        <w:pStyle w:val="CommentText"/>
      </w:pPr>
      <w:r>
        <w:rPr>
          <w:rStyle w:val="CommentReference"/>
        </w:rPr>
        <w:annotationRef/>
      </w:r>
      <w:r>
        <w:t>Considerando esse risco, o GT se faz necessário?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CD47C" w15:done="0"/>
  <w15:commentEx w15:paraId="766E2B86" w15:done="0"/>
  <w15:commentEx w15:paraId="462866EA" w15:done="0"/>
  <w15:commentEx w15:paraId="148A56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A4B13F" w16cex:dateUtc="2026-06-01T21:15:00Z"/>
  <w16cex:commentExtensible w16cex:durableId="539D82CD" w16cex:dateUtc="2026-06-01T21:13:00Z"/>
  <w16cex:commentExtensible w16cex:durableId="0B5AA172" w16cex:dateUtc="2026-06-01T21:15:00Z"/>
  <w16cex:commentExtensible w16cex:durableId="0A9B6A80" w16cex:dateUtc="2026-06-01T2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CD47C" w16cid:durableId="35A4B13F"/>
  <w16cid:commentId w16cid:paraId="766E2B86" w16cid:durableId="539D82CD"/>
  <w16cid:commentId w16cid:paraId="462866EA" w16cid:durableId="0B5AA172"/>
  <w16cid:commentId w16cid:paraId="148A56CB" w16cid:durableId="0A9B6A8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6F2E" w14:textId="77777777" w:rsidR="008D346B" w:rsidRDefault="008D346B">
      <w:pPr>
        <w:spacing w:after="0" w:line="240" w:lineRule="auto"/>
      </w:pPr>
      <w:r>
        <w:separator/>
      </w:r>
    </w:p>
  </w:endnote>
  <w:endnote w:type="continuationSeparator" w:id="0">
    <w:p w14:paraId="10484A43" w14:textId="77777777" w:rsidR="008D346B" w:rsidRDefault="008D346B">
      <w:pPr>
        <w:spacing w:after="0" w:line="240" w:lineRule="auto"/>
      </w:pPr>
      <w:r>
        <w:continuationSeparator/>
      </w:r>
    </w:p>
  </w:endnote>
  <w:endnote w:type="continuationNotice" w:id="1">
    <w:p w14:paraId="2E7996C4" w14:textId="77777777" w:rsidR="008D346B" w:rsidRDefault="008D34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C37D" w14:textId="77777777" w:rsidR="00184175" w:rsidRDefault="009273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6</w:t>
    </w:r>
    <w:r>
      <w:rPr>
        <w:color w:val="000000"/>
      </w:rPr>
      <w:fldChar w:fldCharType="end"/>
    </w:r>
  </w:p>
  <w:p w14:paraId="2D9B4BCF" w14:textId="77777777" w:rsidR="00184175" w:rsidRDefault="001841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C0BCE" w14:textId="77777777" w:rsidR="008D346B" w:rsidRDefault="008D346B">
      <w:pPr>
        <w:spacing w:after="0" w:line="240" w:lineRule="auto"/>
      </w:pPr>
      <w:r>
        <w:separator/>
      </w:r>
    </w:p>
  </w:footnote>
  <w:footnote w:type="continuationSeparator" w:id="0">
    <w:p w14:paraId="568F7AD0" w14:textId="77777777" w:rsidR="008D346B" w:rsidRDefault="008D346B">
      <w:pPr>
        <w:spacing w:after="0" w:line="240" w:lineRule="auto"/>
      </w:pPr>
      <w:r>
        <w:continuationSeparator/>
      </w:r>
    </w:p>
  </w:footnote>
  <w:footnote w:type="continuationNotice" w:id="1">
    <w:p w14:paraId="6CECD7F3" w14:textId="77777777" w:rsidR="008D346B" w:rsidRDefault="008D34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E241B" w14:textId="77777777" w:rsidR="00184175" w:rsidRDefault="009273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bookmarkStart w:id="29" w:name="_heading=h.30j0zll" w:colFirst="0" w:colLast="0"/>
    <w:bookmarkEnd w:id="29"/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B74B10D" wp14:editId="56B9282C">
              <wp:simplePos x="0" y="0"/>
              <wp:positionH relativeFrom="column">
                <wp:posOffset>-1587499</wp:posOffset>
              </wp:positionH>
              <wp:positionV relativeFrom="paragraph">
                <wp:posOffset>0</wp:posOffset>
              </wp:positionV>
              <wp:extent cx="8103870" cy="1223010"/>
              <wp:effectExtent l="0" t="0" r="0" b="0"/>
              <wp:wrapNone/>
              <wp:docPr id="42" name="Retângul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03590" y="3178020"/>
                        <a:ext cx="8084820" cy="120396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890831" w14:textId="77777777" w:rsidR="00184175" w:rsidRDefault="0018417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74B10D" id="Retângulo 42" o:spid="_x0000_s1026" style="position:absolute;left:0;text-align:left;margin-left:-125pt;margin-top:0;width:638.1pt;height:9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" fillcolor="#002060" stroked="f">
              <v:textbox inset="2.53958mm,2.53958mm,2.53958mm,2.53958mm">
                <w:txbxContent>
                  <w:p w14:paraId="0C890831" w14:textId="77777777" w:rsidR="00184175" w:rsidRDefault="00184175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184701C5" wp14:editId="771B979D">
          <wp:simplePos x="0" y="0"/>
          <wp:positionH relativeFrom="column">
            <wp:posOffset>-978533</wp:posOffset>
          </wp:positionH>
          <wp:positionV relativeFrom="paragraph">
            <wp:posOffset>304165</wp:posOffset>
          </wp:positionV>
          <wp:extent cx="1597290" cy="444553"/>
          <wp:effectExtent l="0" t="0" r="0" b="0"/>
          <wp:wrapNone/>
          <wp:docPr id="14" name="Imagem 14" descr="Portal CNJ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ortal CNJ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7290" cy="4445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0" locked="0" layoutInCell="1" hidden="0" allowOverlap="1" wp14:anchorId="789452F3" wp14:editId="6D3F2A49">
          <wp:simplePos x="0" y="0"/>
          <wp:positionH relativeFrom="column">
            <wp:posOffset>5082073</wp:posOffset>
          </wp:positionH>
          <wp:positionV relativeFrom="paragraph">
            <wp:posOffset>240665</wp:posOffset>
          </wp:positionV>
          <wp:extent cx="1263962" cy="562974"/>
          <wp:effectExtent l="0" t="0" r="0" b="0"/>
          <wp:wrapNone/>
          <wp:docPr id="15" name="Imagem 15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tipo&#10;&#10;Descrição gerada automaticamente"/>
                  <pic:cNvPicPr preferRelativeResize="0"/>
                </pic:nvPicPr>
                <pic:blipFill>
                  <a:blip r:embed="rId2"/>
                  <a:srcRect l="4430" t="12652" r="6124" b="17778"/>
                  <a:stretch>
                    <a:fillRect/>
                  </a:stretch>
                </pic:blipFill>
                <pic:spPr>
                  <a:xfrm>
                    <a:off x="0" y="0"/>
                    <a:ext cx="1263962" cy="5629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BBEDCE" w14:textId="77777777" w:rsidR="00184175" w:rsidRDefault="009273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hidden="0" allowOverlap="1" wp14:anchorId="2B463605" wp14:editId="3F932F44">
              <wp:simplePos x="0" y="0"/>
              <wp:positionH relativeFrom="column">
                <wp:posOffset>457200</wp:posOffset>
              </wp:positionH>
              <wp:positionV relativeFrom="paragraph">
                <wp:posOffset>38100</wp:posOffset>
              </wp:positionV>
              <wp:extent cx="4772025" cy="857250"/>
              <wp:effectExtent l="0" t="0" r="0" b="0"/>
              <wp:wrapNone/>
              <wp:docPr id="43" name="Retâ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9513" y="3360900"/>
                        <a:ext cx="4752975" cy="83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D7B2B" w14:textId="77777777" w:rsidR="00184175" w:rsidRDefault="009273A9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FFFFFF"/>
                              <w:sz w:val="38"/>
                            </w:rPr>
                            <w:t>Termo de Abertura do Projeto - TAP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63605" id="Retângulo 43" o:spid="_x0000_s1027" style="position:absolute;left:0;text-align:left;margin-left:36pt;margin-top:3pt;width:375.75pt;height:67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" filled="f" stroked="f">
              <v:textbox inset="2.53958mm,1.2694mm,2.53958mm,1.2694mm">
                <w:txbxContent>
                  <w:p w14:paraId="659D7B2B" w14:textId="77777777" w:rsidR="00184175" w:rsidRDefault="009273A9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color w:val="FFFFFF"/>
                        <w:sz w:val="38"/>
                      </w:rPr>
                      <w:t>Termo de Abertura do Projeto - TAP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A9D"/>
    <w:multiLevelType w:val="hybridMultilevel"/>
    <w:tmpl w:val="203CE69C"/>
    <w:lvl w:ilvl="0" w:tplc="B2CCF17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72D1A"/>
    <w:multiLevelType w:val="multilevel"/>
    <w:tmpl w:val="1536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742C"/>
    <w:multiLevelType w:val="multilevel"/>
    <w:tmpl w:val="072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0B1F5A"/>
    <w:multiLevelType w:val="hybridMultilevel"/>
    <w:tmpl w:val="F768D6DC"/>
    <w:lvl w:ilvl="0" w:tplc="6CD6E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C4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83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CA3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49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905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43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E3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585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A5B71"/>
    <w:multiLevelType w:val="multilevel"/>
    <w:tmpl w:val="AD7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59A0"/>
    <w:multiLevelType w:val="multilevel"/>
    <w:tmpl w:val="55E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14FEB"/>
    <w:multiLevelType w:val="multilevel"/>
    <w:tmpl w:val="5DB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D1B8B"/>
    <w:multiLevelType w:val="hybridMultilevel"/>
    <w:tmpl w:val="DD967B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93218"/>
    <w:multiLevelType w:val="hybridMultilevel"/>
    <w:tmpl w:val="36640DB8"/>
    <w:lvl w:ilvl="0" w:tplc="C56A291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84462"/>
    <w:multiLevelType w:val="multilevel"/>
    <w:tmpl w:val="3EA23E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A768F"/>
    <w:multiLevelType w:val="hybridMultilevel"/>
    <w:tmpl w:val="12386DB6"/>
    <w:lvl w:ilvl="0" w:tplc="595C9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A84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E7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EA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05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CA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A1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C7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EF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A0CF1"/>
    <w:multiLevelType w:val="hybridMultilevel"/>
    <w:tmpl w:val="85347F2A"/>
    <w:lvl w:ilvl="0" w:tplc="FA86A0B2">
      <w:start w:val="1"/>
      <w:numFmt w:val="bullet"/>
      <w:lvlText w:val=""/>
      <w:lvlJc w:val="left"/>
      <w:pPr>
        <w:ind w:left="559" w:hanging="360"/>
      </w:pPr>
      <w:rPr>
        <w:rFonts w:ascii="Symbol" w:hAnsi="Symbol" w:hint="default"/>
      </w:rPr>
    </w:lvl>
    <w:lvl w:ilvl="1" w:tplc="50DC8504">
      <w:start w:val="1"/>
      <w:numFmt w:val="bullet"/>
      <w:lvlText w:val="o"/>
      <w:lvlJc w:val="left"/>
      <w:pPr>
        <w:ind w:left="1279" w:hanging="360"/>
      </w:pPr>
      <w:rPr>
        <w:rFonts w:ascii="Courier New" w:hAnsi="Courier New" w:hint="default"/>
      </w:rPr>
    </w:lvl>
    <w:lvl w:ilvl="2" w:tplc="6AB620C2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A34D17C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22407074">
      <w:start w:val="1"/>
      <w:numFmt w:val="bullet"/>
      <w:lvlText w:val="o"/>
      <w:lvlJc w:val="left"/>
      <w:pPr>
        <w:ind w:left="3439" w:hanging="360"/>
      </w:pPr>
      <w:rPr>
        <w:rFonts w:ascii="Courier New" w:hAnsi="Courier New" w:hint="default"/>
      </w:rPr>
    </w:lvl>
    <w:lvl w:ilvl="5" w:tplc="6CC2AD18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132AA69A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D46A9946">
      <w:start w:val="1"/>
      <w:numFmt w:val="bullet"/>
      <w:lvlText w:val="o"/>
      <w:lvlJc w:val="left"/>
      <w:pPr>
        <w:ind w:left="5599" w:hanging="360"/>
      </w:pPr>
      <w:rPr>
        <w:rFonts w:ascii="Courier New" w:hAnsi="Courier New" w:hint="default"/>
      </w:rPr>
    </w:lvl>
    <w:lvl w:ilvl="8" w:tplc="BEDEE9BA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12" w15:restartNumberingAfterBreak="0">
    <w:nsid w:val="46045963"/>
    <w:multiLevelType w:val="hybridMultilevel"/>
    <w:tmpl w:val="E4F89450"/>
    <w:lvl w:ilvl="0" w:tplc="0416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3" w15:restartNumberingAfterBreak="0">
    <w:nsid w:val="4D4F25E2"/>
    <w:multiLevelType w:val="multilevel"/>
    <w:tmpl w:val="EFAEA2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0C8E263"/>
    <w:multiLevelType w:val="hybridMultilevel"/>
    <w:tmpl w:val="FFFFFFFF"/>
    <w:lvl w:ilvl="0" w:tplc="AFC84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00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83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EE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6A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6B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CF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2C3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05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3466F"/>
    <w:multiLevelType w:val="multilevel"/>
    <w:tmpl w:val="BA2EE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BFFC48"/>
    <w:multiLevelType w:val="hybridMultilevel"/>
    <w:tmpl w:val="FFFFFFFF"/>
    <w:lvl w:ilvl="0" w:tplc="A238B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AF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709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6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6E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A5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A4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CC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C9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C16DD"/>
    <w:multiLevelType w:val="multilevel"/>
    <w:tmpl w:val="B8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386308"/>
    <w:multiLevelType w:val="multilevel"/>
    <w:tmpl w:val="E444A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D65AAE"/>
    <w:multiLevelType w:val="multilevel"/>
    <w:tmpl w:val="1EB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E6AAC"/>
    <w:multiLevelType w:val="multilevel"/>
    <w:tmpl w:val="1A8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F60D5"/>
    <w:multiLevelType w:val="multilevel"/>
    <w:tmpl w:val="151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D2277"/>
    <w:multiLevelType w:val="multilevel"/>
    <w:tmpl w:val="EDA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756291">
    <w:abstractNumId w:val="3"/>
  </w:num>
  <w:num w:numId="2" w16cid:durableId="512110135">
    <w:abstractNumId w:val="9"/>
  </w:num>
  <w:num w:numId="3" w16cid:durableId="206457988">
    <w:abstractNumId w:val="11"/>
  </w:num>
  <w:num w:numId="4" w16cid:durableId="1339850162">
    <w:abstractNumId w:val="10"/>
  </w:num>
  <w:num w:numId="5" w16cid:durableId="628441331">
    <w:abstractNumId w:val="14"/>
  </w:num>
  <w:num w:numId="6" w16cid:durableId="893085362">
    <w:abstractNumId w:val="16"/>
  </w:num>
  <w:num w:numId="7" w16cid:durableId="1816682703">
    <w:abstractNumId w:val="15"/>
  </w:num>
  <w:num w:numId="8" w16cid:durableId="1265841267">
    <w:abstractNumId w:val="7"/>
  </w:num>
  <w:num w:numId="9" w16cid:durableId="219295616">
    <w:abstractNumId w:val="18"/>
  </w:num>
  <w:num w:numId="10" w16cid:durableId="205529396">
    <w:abstractNumId w:val="13"/>
  </w:num>
  <w:num w:numId="11" w16cid:durableId="676342874">
    <w:abstractNumId w:val="0"/>
  </w:num>
  <w:num w:numId="12" w16cid:durableId="627130737">
    <w:abstractNumId w:val="8"/>
  </w:num>
  <w:num w:numId="13" w16cid:durableId="1677805196">
    <w:abstractNumId w:val="6"/>
  </w:num>
  <w:num w:numId="14" w16cid:durableId="891624617">
    <w:abstractNumId w:val="22"/>
  </w:num>
  <w:num w:numId="15" w16cid:durableId="606355114">
    <w:abstractNumId w:val="12"/>
  </w:num>
  <w:num w:numId="16" w16cid:durableId="1222209566">
    <w:abstractNumId w:val="17"/>
  </w:num>
  <w:num w:numId="17" w16cid:durableId="2056851760">
    <w:abstractNumId w:val="2"/>
  </w:num>
  <w:num w:numId="18" w16cid:durableId="1336617020">
    <w:abstractNumId w:val="20"/>
  </w:num>
  <w:num w:numId="19" w16cid:durableId="2015719237">
    <w:abstractNumId w:val="21"/>
  </w:num>
  <w:num w:numId="20" w16cid:durableId="1011300863">
    <w:abstractNumId w:val="5"/>
  </w:num>
  <w:num w:numId="21" w16cid:durableId="1651598096">
    <w:abstractNumId w:val="19"/>
  </w:num>
  <w:num w:numId="22" w16cid:durableId="312956059">
    <w:abstractNumId w:val="4"/>
  </w:num>
  <w:num w:numId="23" w16cid:durableId="177867279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or Caires Machado">
    <w15:presenceInfo w15:providerId="AD" w15:userId="S::igor.machado@cnj.jus.br::30b56fce-00e8-4a2d-99fd-b3d597829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A9"/>
    <w:rsid w:val="00001DB0"/>
    <w:rsid w:val="000116E0"/>
    <w:rsid w:val="00013C8E"/>
    <w:rsid w:val="000211BC"/>
    <w:rsid w:val="00025EC0"/>
    <w:rsid w:val="00027CA1"/>
    <w:rsid w:val="00032155"/>
    <w:rsid w:val="00042514"/>
    <w:rsid w:val="000454E7"/>
    <w:rsid w:val="000548DE"/>
    <w:rsid w:val="00063667"/>
    <w:rsid w:val="00063821"/>
    <w:rsid w:val="000720CE"/>
    <w:rsid w:val="000772E2"/>
    <w:rsid w:val="00083B11"/>
    <w:rsid w:val="00090FA8"/>
    <w:rsid w:val="00091630"/>
    <w:rsid w:val="000A349A"/>
    <w:rsid w:val="000A4BBC"/>
    <w:rsid w:val="000B0240"/>
    <w:rsid w:val="000B4D80"/>
    <w:rsid w:val="000B50C8"/>
    <w:rsid w:val="000B5C10"/>
    <w:rsid w:val="000C167F"/>
    <w:rsid w:val="000C22BA"/>
    <w:rsid w:val="000C529D"/>
    <w:rsid w:val="000D7EBE"/>
    <w:rsid w:val="000E016A"/>
    <w:rsid w:val="000F0F45"/>
    <w:rsid w:val="000F3E70"/>
    <w:rsid w:val="000F44E0"/>
    <w:rsid w:val="00102925"/>
    <w:rsid w:val="00110688"/>
    <w:rsid w:val="00120214"/>
    <w:rsid w:val="00120CDB"/>
    <w:rsid w:val="00121145"/>
    <w:rsid w:val="001218FF"/>
    <w:rsid w:val="00125D44"/>
    <w:rsid w:val="00131F12"/>
    <w:rsid w:val="00132488"/>
    <w:rsid w:val="001353BC"/>
    <w:rsid w:val="00143867"/>
    <w:rsid w:val="00145043"/>
    <w:rsid w:val="00147B1C"/>
    <w:rsid w:val="00154A46"/>
    <w:rsid w:val="00184175"/>
    <w:rsid w:val="00184603"/>
    <w:rsid w:val="00184788"/>
    <w:rsid w:val="00185F47"/>
    <w:rsid w:val="001944A1"/>
    <w:rsid w:val="00194B21"/>
    <w:rsid w:val="001A0C64"/>
    <w:rsid w:val="001A2D1E"/>
    <w:rsid w:val="001A3B78"/>
    <w:rsid w:val="001B05D6"/>
    <w:rsid w:val="001B2B13"/>
    <w:rsid w:val="001C2BE2"/>
    <w:rsid w:val="001C5862"/>
    <w:rsid w:val="001C5CE7"/>
    <w:rsid w:val="001D4849"/>
    <w:rsid w:val="001D7B8D"/>
    <w:rsid w:val="001E175D"/>
    <w:rsid w:val="001E1A36"/>
    <w:rsid w:val="001E2142"/>
    <w:rsid w:val="001E6550"/>
    <w:rsid w:val="001E7A67"/>
    <w:rsid w:val="001F34EA"/>
    <w:rsid w:val="002140BA"/>
    <w:rsid w:val="0022603F"/>
    <w:rsid w:val="00226BDC"/>
    <w:rsid w:val="00232C67"/>
    <w:rsid w:val="002355D8"/>
    <w:rsid w:val="002428BF"/>
    <w:rsid w:val="002555B1"/>
    <w:rsid w:val="00256AE6"/>
    <w:rsid w:val="00260DB0"/>
    <w:rsid w:val="0026137C"/>
    <w:rsid w:val="00261FDA"/>
    <w:rsid w:val="002662B0"/>
    <w:rsid w:val="002672EC"/>
    <w:rsid w:val="00271A17"/>
    <w:rsid w:val="00275554"/>
    <w:rsid w:val="002770CC"/>
    <w:rsid w:val="00280106"/>
    <w:rsid w:val="00294325"/>
    <w:rsid w:val="00294979"/>
    <w:rsid w:val="002A1B9E"/>
    <w:rsid w:val="002A4499"/>
    <w:rsid w:val="002A70CF"/>
    <w:rsid w:val="002A79DD"/>
    <w:rsid w:val="002B2C62"/>
    <w:rsid w:val="002C0F42"/>
    <w:rsid w:val="002C6DC9"/>
    <w:rsid w:val="002D3077"/>
    <w:rsid w:val="002E1DC6"/>
    <w:rsid w:val="002E4C4F"/>
    <w:rsid w:val="002E5E5A"/>
    <w:rsid w:val="00301D42"/>
    <w:rsid w:val="003126C8"/>
    <w:rsid w:val="00320670"/>
    <w:rsid w:val="00325628"/>
    <w:rsid w:val="00333FEC"/>
    <w:rsid w:val="00337726"/>
    <w:rsid w:val="00342B1F"/>
    <w:rsid w:val="003445B2"/>
    <w:rsid w:val="0034471B"/>
    <w:rsid w:val="00344CB3"/>
    <w:rsid w:val="003454A2"/>
    <w:rsid w:val="003501BA"/>
    <w:rsid w:val="00350E28"/>
    <w:rsid w:val="0035386B"/>
    <w:rsid w:val="00356A05"/>
    <w:rsid w:val="00360F55"/>
    <w:rsid w:val="0036389E"/>
    <w:rsid w:val="003654B3"/>
    <w:rsid w:val="00371CE2"/>
    <w:rsid w:val="00373AF5"/>
    <w:rsid w:val="003769A2"/>
    <w:rsid w:val="00380E94"/>
    <w:rsid w:val="003854CF"/>
    <w:rsid w:val="00390F2D"/>
    <w:rsid w:val="003912E7"/>
    <w:rsid w:val="00397040"/>
    <w:rsid w:val="003A129F"/>
    <w:rsid w:val="003A32CA"/>
    <w:rsid w:val="003A453E"/>
    <w:rsid w:val="003A6AF9"/>
    <w:rsid w:val="003B426B"/>
    <w:rsid w:val="003C26A5"/>
    <w:rsid w:val="003C7474"/>
    <w:rsid w:val="003D15BA"/>
    <w:rsid w:val="003D2D87"/>
    <w:rsid w:val="003D42CA"/>
    <w:rsid w:val="003D5F67"/>
    <w:rsid w:val="003D7B5D"/>
    <w:rsid w:val="003E41DA"/>
    <w:rsid w:val="003E67D3"/>
    <w:rsid w:val="003F0764"/>
    <w:rsid w:val="0040021B"/>
    <w:rsid w:val="00400E83"/>
    <w:rsid w:val="0040341B"/>
    <w:rsid w:val="004036EC"/>
    <w:rsid w:val="004054FE"/>
    <w:rsid w:val="0040553C"/>
    <w:rsid w:val="00416AAD"/>
    <w:rsid w:val="00434FB6"/>
    <w:rsid w:val="00440649"/>
    <w:rsid w:val="00443744"/>
    <w:rsid w:val="0046096F"/>
    <w:rsid w:val="00464F07"/>
    <w:rsid w:val="00472EB8"/>
    <w:rsid w:val="0047548F"/>
    <w:rsid w:val="00491F0D"/>
    <w:rsid w:val="00495DCA"/>
    <w:rsid w:val="00496023"/>
    <w:rsid w:val="0049754D"/>
    <w:rsid w:val="004977F2"/>
    <w:rsid w:val="004A1A95"/>
    <w:rsid w:val="004A1CC2"/>
    <w:rsid w:val="004A5D86"/>
    <w:rsid w:val="004A7A08"/>
    <w:rsid w:val="004B0EAB"/>
    <w:rsid w:val="004B28C9"/>
    <w:rsid w:val="004B42B9"/>
    <w:rsid w:val="004B4692"/>
    <w:rsid w:val="004B52EA"/>
    <w:rsid w:val="004C1A25"/>
    <w:rsid w:val="004C1FAE"/>
    <w:rsid w:val="004C4B0C"/>
    <w:rsid w:val="004D30A1"/>
    <w:rsid w:val="004D739E"/>
    <w:rsid w:val="004E7D6A"/>
    <w:rsid w:val="004F67AD"/>
    <w:rsid w:val="00502F05"/>
    <w:rsid w:val="00504935"/>
    <w:rsid w:val="00520A00"/>
    <w:rsid w:val="00526196"/>
    <w:rsid w:val="0052661F"/>
    <w:rsid w:val="00527911"/>
    <w:rsid w:val="0053172D"/>
    <w:rsid w:val="00537AA8"/>
    <w:rsid w:val="005465A4"/>
    <w:rsid w:val="00547495"/>
    <w:rsid w:val="00547FE2"/>
    <w:rsid w:val="00550F7F"/>
    <w:rsid w:val="005605DE"/>
    <w:rsid w:val="00561B79"/>
    <w:rsid w:val="00570B51"/>
    <w:rsid w:val="005729AC"/>
    <w:rsid w:val="00573652"/>
    <w:rsid w:val="00575E17"/>
    <w:rsid w:val="0058194F"/>
    <w:rsid w:val="00590E27"/>
    <w:rsid w:val="00592A9B"/>
    <w:rsid w:val="005960F9"/>
    <w:rsid w:val="005B5091"/>
    <w:rsid w:val="005C0DE2"/>
    <w:rsid w:val="005D0E60"/>
    <w:rsid w:val="005E6E92"/>
    <w:rsid w:val="005E7CF0"/>
    <w:rsid w:val="005F3BEB"/>
    <w:rsid w:val="006119EB"/>
    <w:rsid w:val="00612B9B"/>
    <w:rsid w:val="00615851"/>
    <w:rsid w:val="006240C0"/>
    <w:rsid w:val="006330CB"/>
    <w:rsid w:val="006543E9"/>
    <w:rsid w:val="006566A8"/>
    <w:rsid w:val="00657F31"/>
    <w:rsid w:val="00660A18"/>
    <w:rsid w:val="006639C3"/>
    <w:rsid w:val="0066577D"/>
    <w:rsid w:val="00665D26"/>
    <w:rsid w:val="006669D2"/>
    <w:rsid w:val="00671ACB"/>
    <w:rsid w:val="0067561E"/>
    <w:rsid w:val="00683244"/>
    <w:rsid w:val="00685569"/>
    <w:rsid w:val="00690B8C"/>
    <w:rsid w:val="006925D6"/>
    <w:rsid w:val="006945B3"/>
    <w:rsid w:val="00694B08"/>
    <w:rsid w:val="006A5F7F"/>
    <w:rsid w:val="006B494A"/>
    <w:rsid w:val="006D04C3"/>
    <w:rsid w:val="006E2160"/>
    <w:rsid w:val="006E60B0"/>
    <w:rsid w:val="006F6A18"/>
    <w:rsid w:val="0070163C"/>
    <w:rsid w:val="00707CE9"/>
    <w:rsid w:val="0071465F"/>
    <w:rsid w:val="007178C5"/>
    <w:rsid w:val="00722F72"/>
    <w:rsid w:val="00724BE6"/>
    <w:rsid w:val="007310CD"/>
    <w:rsid w:val="00743B56"/>
    <w:rsid w:val="00745319"/>
    <w:rsid w:val="00746648"/>
    <w:rsid w:val="0074696A"/>
    <w:rsid w:val="00751EC3"/>
    <w:rsid w:val="00754484"/>
    <w:rsid w:val="0075576B"/>
    <w:rsid w:val="00764A60"/>
    <w:rsid w:val="007741F8"/>
    <w:rsid w:val="00775102"/>
    <w:rsid w:val="0077649C"/>
    <w:rsid w:val="0078061F"/>
    <w:rsid w:val="007815BE"/>
    <w:rsid w:val="007839BC"/>
    <w:rsid w:val="00784899"/>
    <w:rsid w:val="00787FC7"/>
    <w:rsid w:val="0079287D"/>
    <w:rsid w:val="007968AD"/>
    <w:rsid w:val="00796E0B"/>
    <w:rsid w:val="007A24D6"/>
    <w:rsid w:val="007A6321"/>
    <w:rsid w:val="007B0074"/>
    <w:rsid w:val="007B19FB"/>
    <w:rsid w:val="007B5EED"/>
    <w:rsid w:val="007B7E2E"/>
    <w:rsid w:val="007C0024"/>
    <w:rsid w:val="007C0276"/>
    <w:rsid w:val="007C6A4E"/>
    <w:rsid w:val="007D0218"/>
    <w:rsid w:val="007D0D8C"/>
    <w:rsid w:val="007E3A09"/>
    <w:rsid w:val="007E3C5F"/>
    <w:rsid w:val="007F38BD"/>
    <w:rsid w:val="007F7C5C"/>
    <w:rsid w:val="007F7C85"/>
    <w:rsid w:val="00801C49"/>
    <w:rsid w:val="00802B5B"/>
    <w:rsid w:val="008054E2"/>
    <w:rsid w:val="008066B9"/>
    <w:rsid w:val="008123AA"/>
    <w:rsid w:val="00813ED3"/>
    <w:rsid w:val="0081697B"/>
    <w:rsid w:val="008234B5"/>
    <w:rsid w:val="00827DC2"/>
    <w:rsid w:val="00831C3D"/>
    <w:rsid w:val="00832795"/>
    <w:rsid w:val="0084066D"/>
    <w:rsid w:val="00840C4C"/>
    <w:rsid w:val="00845039"/>
    <w:rsid w:val="00846351"/>
    <w:rsid w:val="00850E31"/>
    <w:rsid w:val="008573CD"/>
    <w:rsid w:val="00857B35"/>
    <w:rsid w:val="008613C2"/>
    <w:rsid w:val="00864018"/>
    <w:rsid w:val="0086609C"/>
    <w:rsid w:val="0086759E"/>
    <w:rsid w:val="00871CC5"/>
    <w:rsid w:val="00873570"/>
    <w:rsid w:val="0087690D"/>
    <w:rsid w:val="00886FF4"/>
    <w:rsid w:val="00891D6E"/>
    <w:rsid w:val="008A69CF"/>
    <w:rsid w:val="008A7EDC"/>
    <w:rsid w:val="008B0579"/>
    <w:rsid w:val="008B23A3"/>
    <w:rsid w:val="008B53BD"/>
    <w:rsid w:val="008C2107"/>
    <w:rsid w:val="008C2B3A"/>
    <w:rsid w:val="008C7EA0"/>
    <w:rsid w:val="008D346B"/>
    <w:rsid w:val="008D4B0C"/>
    <w:rsid w:val="008D6E5F"/>
    <w:rsid w:val="008D7EEB"/>
    <w:rsid w:val="008E6258"/>
    <w:rsid w:val="008F6627"/>
    <w:rsid w:val="00904FC1"/>
    <w:rsid w:val="00910BAC"/>
    <w:rsid w:val="00913C1C"/>
    <w:rsid w:val="00926F90"/>
    <w:rsid w:val="009273A9"/>
    <w:rsid w:val="0093741B"/>
    <w:rsid w:val="0094060B"/>
    <w:rsid w:val="009411AF"/>
    <w:rsid w:val="0094261D"/>
    <w:rsid w:val="009448D6"/>
    <w:rsid w:val="0095137A"/>
    <w:rsid w:val="00955283"/>
    <w:rsid w:val="0095702B"/>
    <w:rsid w:val="00965040"/>
    <w:rsid w:val="009776F1"/>
    <w:rsid w:val="00980FF2"/>
    <w:rsid w:val="009874D7"/>
    <w:rsid w:val="00987835"/>
    <w:rsid w:val="009910D8"/>
    <w:rsid w:val="009921F6"/>
    <w:rsid w:val="00996CAB"/>
    <w:rsid w:val="00997EF4"/>
    <w:rsid w:val="009A16AB"/>
    <w:rsid w:val="009A378D"/>
    <w:rsid w:val="009A5BF1"/>
    <w:rsid w:val="009B0798"/>
    <w:rsid w:val="009B531E"/>
    <w:rsid w:val="009B68C2"/>
    <w:rsid w:val="009B6AC2"/>
    <w:rsid w:val="009C0886"/>
    <w:rsid w:val="009C3103"/>
    <w:rsid w:val="009D5B35"/>
    <w:rsid w:val="009E10B4"/>
    <w:rsid w:val="009E5034"/>
    <w:rsid w:val="00A011DF"/>
    <w:rsid w:val="00A21E91"/>
    <w:rsid w:val="00A2383A"/>
    <w:rsid w:val="00A261EB"/>
    <w:rsid w:val="00A320DF"/>
    <w:rsid w:val="00A36FB4"/>
    <w:rsid w:val="00A378EF"/>
    <w:rsid w:val="00A4090E"/>
    <w:rsid w:val="00A40DA2"/>
    <w:rsid w:val="00A44156"/>
    <w:rsid w:val="00A51637"/>
    <w:rsid w:val="00A57FA1"/>
    <w:rsid w:val="00A63AEE"/>
    <w:rsid w:val="00A70533"/>
    <w:rsid w:val="00A8705B"/>
    <w:rsid w:val="00A962FC"/>
    <w:rsid w:val="00AB3A81"/>
    <w:rsid w:val="00AB52E7"/>
    <w:rsid w:val="00AB6386"/>
    <w:rsid w:val="00AC69F1"/>
    <w:rsid w:val="00AD2FF2"/>
    <w:rsid w:val="00AE35CB"/>
    <w:rsid w:val="00AE3D64"/>
    <w:rsid w:val="00AE4893"/>
    <w:rsid w:val="00AE4FF8"/>
    <w:rsid w:val="00AE7562"/>
    <w:rsid w:val="00AF027F"/>
    <w:rsid w:val="00AF30D5"/>
    <w:rsid w:val="00AF39C5"/>
    <w:rsid w:val="00AF4004"/>
    <w:rsid w:val="00B04A0E"/>
    <w:rsid w:val="00B04E49"/>
    <w:rsid w:val="00B0552A"/>
    <w:rsid w:val="00B10437"/>
    <w:rsid w:val="00B12754"/>
    <w:rsid w:val="00B206E8"/>
    <w:rsid w:val="00B20F73"/>
    <w:rsid w:val="00B22B01"/>
    <w:rsid w:val="00B253CC"/>
    <w:rsid w:val="00B2660E"/>
    <w:rsid w:val="00B33B8A"/>
    <w:rsid w:val="00B34A76"/>
    <w:rsid w:val="00B353F1"/>
    <w:rsid w:val="00B41E8E"/>
    <w:rsid w:val="00B55ED9"/>
    <w:rsid w:val="00B62BEF"/>
    <w:rsid w:val="00B6492F"/>
    <w:rsid w:val="00B6677D"/>
    <w:rsid w:val="00B71A17"/>
    <w:rsid w:val="00B740E7"/>
    <w:rsid w:val="00B7502D"/>
    <w:rsid w:val="00B81EB0"/>
    <w:rsid w:val="00B8388D"/>
    <w:rsid w:val="00B84148"/>
    <w:rsid w:val="00B90044"/>
    <w:rsid w:val="00B97193"/>
    <w:rsid w:val="00BA111D"/>
    <w:rsid w:val="00BA4F14"/>
    <w:rsid w:val="00BB0EE5"/>
    <w:rsid w:val="00BB18B6"/>
    <w:rsid w:val="00BB539C"/>
    <w:rsid w:val="00BC02BF"/>
    <w:rsid w:val="00BC286C"/>
    <w:rsid w:val="00BD11CF"/>
    <w:rsid w:val="00BD5D56"/>
    <w:rsid w:val="00BE225C"/>
    <w:rsid w:val="00BF0DA6"/>
    <w:rsid w:val="00C002FA"/>
    <w:rsid w:val="00C0249B"/>
    <w:rsid w:val="00C04644"/>
    <w:rsid w:val="00C055F5"/>
    <w:rsid w:val="00C07A28"/>
    <w:rsid w:val="00C102A5"/>
    <w:rsid w:val="00C1181F"/>
    <w:rsid w:val="00C12160"/>
    <w:rsid w:val="00C1523B"/>
    <w:rsid w:val="00C15918"/>
    <w:rsid w:val="00C16004"/>
    <w:rsid w:val="00C17B1C"/>
    <w:rsid w:val="00C24496"/>
    <w:rsid w:val="00C25CD6"/>
    <w:rsid w:val="00C36B31"/>
    <w:rsid w:val="00C406B1"/>
    <w:rsid w:val="00C40A4F"/>
    <w:rsid w:val="00C42963"/>
    <w:rsid w:val="00C429D4"/>
    <w:rsid w:val="00C429D5"/>
    <w:rsid w:val="00C444B7"/>
    <w:rsid w:val="00C446F7"/>
    <w:rsid w:val="00C54307"/>
    <w:rsid w:val="00C60B24"/>
    <w:rsid w:val="00C677C6"/>
    <w:rsid w:val="00C73BF8"/>
    <w:rsid w:val="00C77189"/>
    <w:rsid w:val="00C805F6"/>
    <w:rsid w:val="00C813A2"/>
    <w:rsid w:val="00C85ACB"/>
    <w:rsid w:val="00C86FFE"/>
    <w:rsid w:val="00C938DA"/>
    <w:rsid w:val="00C9684D"/>
    <w:rsid w:val="00CA75D9"/>
    <w:rsid w:val="00CB2E57"/>
    <w:rsid w:val="00CC1021"/>
    <w:rsid w:val="00CC1ADD"/>
    <w:rsid w:val="00CC6E1F"/>
    <w:rsid w:val="00CC7738"/>
    <w:rsid w:val="00CD0F04"/>
    <w:rsid w:val="00CD19A9"/>
    <w:rsid w:val="00CD3296"/>
    <w:rsid w:val="00CD498F"/>
    <w:rsid w:val="00CD4DE9"/>
    <w:rsid w:val="00CD7E5F"/>
    <w:rsid w:val="00CE14DA"/>
    <w:rsid w:val="00CE69CD"/>
    <w:rsid w:val="00CE7C78"/>
    <w:rsid w:val="00CF196A"/>
    <w:rsid w:val="00CF34D8"/>
    <w:rsid w:val="00CF3D44"/>
    <w:rsid w:val="00D00F60"/>
    <w:rsid w:val="00D00FB1"/>
    <w:rsid w:val="00D02B63"/>
    <w:rsid w:val="00D16B1B"/>
    <w:rsid w:val="00D17EC6"/>
    <w:rsid w:val="00D20445"/>
    <w:rsid w:val="00D2138D"/>
    <w:rsid w:val="00D22637"/>
    <w:rsid w:val="00D3483D"/>
    <w:rsid w:val="00D35316"/>
    <w:rsid w:val="00D37830"/>
    <w:rsid w:val="00D416D7"/>
    <w:rsid w:val="00D42F0E"/>
    <w:rsid w:val="00D439D4"/>
    <w:rsid w:val="00D51B54"/>
    <w:rsid w:val="00D52D37"/>
    <w:rsid w:val="00D5365D"/>
    <w:rsid w:val="00D60FCD"/>
    <w:rsid w:val="00D61548"/>
    <w:rsid w:val="00D61A96"/>
    <w:rsid w:val="00D657ED"/>
    <w:rsid w:val="00D77A18"/>
    <w:rsid w:val="00D81D48"/>
    <w:rsid w:val="00D83270"/>
    <w:rsid w:val="00D85941"/>
    <w:rsid w:val="00D912F1"/>
    <w:rsid w:val="00D96435"/>
    <w:rsid w:val="00D97DD8"/>
    <w:rsid w:val="00DA28BE"/>
    <w:rsid w:val="00DA2EBE"/>
    <w:rsid w:val="00DA5A68"/>
    <w:rsid w:val="00DA5B27"/>
    <w:rsid w:val="00DB04C9"/>
    <w:rsid w:val="00DB7B27"/>
    <w:rsid w:val="00DC7599"/>
    <w:rsid w:val="00DD137B"/>
    <w:rsid w:val="00DD3D74"/>
    <w:rsid w:val="00DD49FE"/>
    <w:rsid w:val="00DE1E62"/>
    <w:rsid w:val="00DE70AC"/>
    <w:rsid w:val="00DF0CA7"/>
    <w:rsid w:val="00DF4453"/>
    <w:rsid w:val="00DF4C96"/>
    <w:rsid w:val="00E06DFE"/>
    <w:rsid w:val="00E134D5"/>
    <w:rsid w:val="00E14EFA"/>
    <w:rsid w:val="00E2275B"/>
    <w:rsid w:val="00E278FF"/>
    <w:rsid w:val="00E35D1E"/>
    <w:rsid w:val="00E36B06"/>
    <w:rsid w:val="00E4457C"/>
    <w:rsid w:val="00E53794"/>
    <w:rsid w:val="00E57F98"/>
    <w:rsid w:val="00E626A9"/>
    <w:rsid w:val="00E64867"/>
    <w:rsid w:val="00E65E46"/>
    <w:rsid w:val="00E73029"/>
    <w:rsid w:val="00EA65D1"/>
    <w:rsid w:val="00EA67F2"/>
    <w:rsid w:val="00EB721C"/>
    <w:rsid w:val="00EC2BCB"/>
    <w:rsid w:val="00EC7C0C"/>
    <w:rsid w:val="00EE32B6"/>
    <w:rsid w:val="00EE5A22"/>
    <w:rsid w:val="00EE675B"/>
    <w:rsid w:val="00EF038E"/>
    <w:rsid w:val="00EF68C9"/>
    <w:rsid w:val="00F04C7C"/>
    <w:rsid w:val="00F05370"/>
    <w:rsid w:val="00F05E15"/>
    <w:rsid w:val="00F07329"/>
    <w:rsid w:val="00F1065D"/>
    <w:rsid w:val="00F32DED"/>
    <w:rsid w:val="00F364BD"/>
    <w:rsid w:val="00F53883"/>
    <w:rsid w:val="00F61AC2"/>
    <w:rsid w:val="00F628FD"/>
    <w:rsid w:val="00F630C1"/>
    <w:rsid w:val="00F6351E"/>
    <w:rsid w:val="00F63F1C"/>
    <w:rsid w:val="00F67A06"/>
    <w:rsid w:val="00F716AC"/>
    <w:rsid w:val="00F72F57"/>
    <w:rsid w:val="00F742F3"/>
    <w:rsid w:val="00F80404"/>
    <w:rsid w:val="00F84683"/>
    <w:rsid w:val="00F84B05"/>
    <w:rsid w:val="00F92832"/>
    <w:rsid w:val="00F93944"/>
    <w:rsid w:val="00FA139F"/>
    <w:rsid w:val="00FB05E6"/>
    <w:rsid w:val="00FB19AD"/>
    <w:rsid w:val="00FB1EEF"/>
    <w:rsid w:val="00FB2E4B"/>
    <w:rsid w:val="00FB7A5D"/>
    <w:rsid w:val="00FE0FC7"/>
    <w:rsid w:val="00FE3BC8"/>
    <w:rsid w:val="00FE3CB6"/>
    <w:rsid w:val="00FE44F6"/>
    <w:rsid w:val="00FF112F"/>
    <w:rsid w:val="01299195"/>
    <w:rsid w:val="02A50EC9"/>
    <w:rsid w:val="03D87633"/>
    <w:rsid w:val="042391BB"/>
    <w:rsid w:val="05144EE6"/>
    <w:rsid w:val="067D7905"/>
    <w:rsid w:val="07AD2C6D"/>
    <w:rsid w:val="099CEF4F"/>
    <w:rsid w:val="09CF7D29"/>
    <w:rsid w:val="0A51C879"/>
    <w:rsid w:val="0ADF1DCD"/>
    <w:rsid w:val="0B727DA9"/>
    <w:rsid w:val="0BFEEDF9"/>
    <w:rsid w:val="0CF4FE4A"/>
    <w:rsid w:val="0D0E14F2"/>
    <w:rsid w:val="0D743FC8"/>
    <w:rsid w:val="0DDA92D1"/>
    <w:rsid w:val="0E03545F"/>
    <w:rsid w:val="101D86B4"/>
    <w:rsid w:val="1132055E"/>
    <w:rsid w:val="11B6C4CE"/>
    <w:rsid w:val="136A1E91"/>
    <w:rsid w:val="13B26588"/>
    <w:rsid w:val="15E8FCFE"/>
    <w:rsid w:val="1604C465"/>
    <w:rsid w:val="16483FA8"/>
    <w:rsid w:val="17379913"/>
    <w:rsid w:val="1880B603"/>
    <w:rsid w:val="1A55D2FA"/>
    <w:rsid w:val="1AD65567"/>
    <w:rsid w:val="1B2C0DFE"/>
    <w:rsid w:val="1BF12E20"/>
    <w:rsid w:val="1CDEA989"/>
    <w:rsid w:val="1D8A1F21"/>
    <w:rsid w:val="1E174B12"/>
    <w:rsid w:val="1FAEACEA"/>
    <w:rsid w:val="20658C9A"/>
    <w:rsid w:val="20FEA5B3"/>
    <w:rsid w:val="217AB274"/>
    <w:rsid w:val="21901450"/>
    <w:rsid w:val="223D5133"/>
    <w:rsid w:val="23A498E7"/>
    <w:rsid w:val="23EFAC7E"/>
    <w:rsid w:val="256DDB5D"/>
    <w:rsid w:val="25F1CAFD"/>
    <w:rsid w:val="260C0B9A"/>
    <w:rsid w:val="26410AEE"/>
    <w:rsid w:val="275240AE"/>
    <w:rsid w:val="29ACB7D1"/>
    <w:rsid w:val="2A260051"/>
    <w:rsid w:val="2A2C85B9"/>
    <w:rsid w:val="2A576500"/>
    <w:rsid w:val="2AF960C6"/>
    <w:rsid w:val="2BC3417C"/>
    <w:rsid w:val="2CD0B1FB"/>
    <w:rsid w:val="2D140EC4"/>
    <w:rsid w:val="2D661AE7"/>
    <w:rsid w:val="2F8EEE7B"/>
    <w:rsid w:val="2FEFFB07"/>
    <w:rsid w:val="30FC53A6"/>
    <w:rsid w:val="31BA3C4F"/>
    <w:rsid w:val="32524AFE"/>
    <w:rsid w:val="3333AEAF"/>
    <w:rsid w:val="3410A1E5"/>
    <w:rsid w:val="34ABE9A1"/>
    <w:rsid w:val="38DCF131"/>
    <w:rsid w:val="3A89D968"/>
    <w:rsid w:val="3B8F9D1E"/>
    <w:rsid w:val="3BD32B0F"/>
    <w:rsid w:val="3C15D8CD"/>
    <w:rsid w:val="3CFCCAD6"/>
    <w:rsid w:val="3D18C034"/>
    <w:rsid w:val="3DCBA6E7"/>
    <w:rsid w:val="405F6C4B"/>
    <w:rsid w:val="409DA3A1"/>
    <w:rsid w:val="417056A7"/>
    <w:rsid w:val="421B1E80"/>
    <w:rsid w:val="43795ABC"/>
    <w:rsid w:val="45792DDA"/>
    <w:rsid w:val="46110F47"/>
    <w:rsid w:val="47CC3893"/>
    <w:rsid w:val="4804ACA1"/>
    <w:rsid w:val="489F242E"/>
    <w:rsid w:val="491B8224"/>
    <w:rsid w:val="4B31DB4D"/>
    <w:rsid w:val="4D05A96C"/>
    <w:rsid w:val="4E4FE458"/>
    <w:rsid w:val="4E950AB1"/>
    <w:rsid w:val="4ED0EAFE"/>
    <w:rsid w:val="5055D941"/>
    <w:rsid w:val="50A7170A"/>
    <w:rsid w:val="522F924E"/>
    <w:rsid w:val="5282D47E"/>
    <w:rsid w:val="529F0E76"/>
    <w:rsid w:val="550D4752"/>
    <w:rsid w:val="572831A4"/>
    <w:rsid w:val="579C334D"/>
    <w:rsid w:val="57B56812"/>
    <w:rsid w:val="5A1F452B"/>
    <w:rsid w:val="5B12999E"/>
    <w:rsid w:val="5BE897F0"/>
    <w:rsid w:val="5DF3AA48"/>
    <w:rsid w:val="5ECCC777"/>
    <w:rsid w:val="5F5586DF"/>
    <w:rsid w:val="5F6000C1"/>
    <w:rsid w:val="5F6D1A26"/>
    <w:rsid w:val="5FA63F94"/>
    <w:rsid w:val="61627983"/>
    <w:rsid w:val="61C4852C"/>
    <w:rsid w:val="61E30199"/>
    <w:rsid w:val="63232523"/>
    <w:rsid w:val="640719E5"/>
    <w:rsid w:val="646BC02D"/>
    <w:rsid w:val="64879F6A"/>
    <w:rsid w:val="650D1EF3"/>
    <w:rsid w:val="663CA9A6"/>
    <w:rsid w:val="677D8FDE"/>
    <w:rsid w:val="6ADEBDF8"/>
    <w:rsid w:val="6B5E3D72"/>
    <w:rsid w:val="6C6F5EFE"/>
    <w:rsid w:val="6CCE1532"/>
    <w:rsid w:val="6DC94F66"/>
    <w:rsid w:val="701B65FC"/>
    <w:rsid w:val="713BF8F4"/>
    <w:rsid w:val="71D77EBB"/>
    <w:rsid w:val="71E2B079"/>
    <w:rsid w:val="7353B7E7"/>
    <w:rsid w:val="75E80985"/>
    <w:rsid w:val="77FA8F58"/>
    <w:rsid w:val="79252136"/>
    <w:rsid w:val="79CCDBAD"/>
    <w:rsid w:val="7AE9959F"/>
    <w:rsid w:val="7E870A6F"/>
    <w:rsid w:val="7E9C4710"/>
    <w:rsid w:val="7EDEB973"/>
    <w:rsid w:val="7F29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C938"/>
  <w15:chartTrackingRefBased/>
  <w15:docId w15:val="{80D269CA-83EE-44FD-B6F2-94CD203B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hidden/>
    <w:rsid w:val="0094060B"/>
    <w:rPr>
      <w:rFonts w:ascii="Calibri" w:eastAsia="Calibri" w:hAnsi="Calibri" w:cs="Calibri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1FAEA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2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7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73A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0798"/>
    <w:rPr>
      <w:sz w:val="16"/>
      <w:szCs w:val="16"/>
    </w:rPr>
  </w:style>
  <w:style w:type="paragraph" w:styleId="Header">
    <w:name w:val="header"/>
    <w:basedOn w:val="Normal"/>
    <w:link w:val="HeaderChar1"/>
    <w:uiPriority w:val="99"/>
    <w:semiHidden/>
    <w:unhideWhenUsed/>
    <w:rsid w:val="00DE7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496023"/>
    <w:rPr>
      <w:rFonts w:ascii="Calibri" w:eastAsia="Calibri" w:hAnsi="Calibri" w:cs="Calibri"/>
      <w:lang w:eastAsia="pt-BR"/>
    </w:rPr>
  </w:style>
  <w:style w:type="paragraph" w:styleId="Footer">
    <w:name w:val="footer"/>
    <w:basedOn w:val="Normal"/>
    <w:link w:val="FooterChar"/>
    <w:uiPriority w:val="99"/>
    <w:semiHidden/>
    <w:unhideWhenUsed/>
    <w:rsid w:val="00DE7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6023"/>
    <w:rPr>
      <w:rFonts w:ascii="Calibri" w:eastAsia="Calibri" w:hAnsi="Calibri" w:cs="Calibri"/>
      <w:lang w:eastAsia="pt-BR"/>
    </w:rPr>
  </w:style>
  <w:style w:type="character" w:customStyle="1" w:styleId="CommentTextChar1">
    <w:name w:val="Comment Text Char1"/>
    <w:basedOn w:val="DefaultParagraphFont"/>
    <w:uiPriority w:val="99"/>
    <w:semiHidden/>
    <w:rsid w:val="00496023"/>
    <w:rPr>
      <w:rFonts w:ascii="Calibri" w:eastAsia="Calibri" w:hAnsi="Calibri" w:cs="Calibri"/>
      <w:sz w:val="20"/>
      <w:szCs w:val="20"/>
      <w:lang w:eastAsia="pt-BR"/>
    </w:rPr>
  </w:style>
  <w:style w:type="character" w:customStyle="1" w:styleId="CommentSubjectChar1">
    <w:name w:val="Comment Subject Char1"/>
    <w:basedOn w:val="CommentTextChar1"/>
    <w:uiPriority w:val="99"/>
    <w:semiHidden/>
    <w:rsid w:val="00496023"/>
    <w:rPr>
      <w:rFonts w:ascii="Calibri" w:eastAsia="Calibri" w:hAnsi="Calibri" w:cs="Calibri"/>
      <w:b/>
      <w:bCs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B841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DefaultParagraphFont"/>
    <w:rsid w:val="00B84148"/>
  </w:style>
  <w:style w:type="character" w:customStyle="1" w:styleId="ui-provider">
    <w:name w:val="ui-provider"/>
    <w:basedOn w:val="DefaultParagraphFont"/>
    <w:rsid w:val="00B84148"/>
  </w:style>
  <w:style w:type="paragraph" w:customStyle="1" w:styleId="paragraph">
    <w:name w:val="paragraph"/>
    <w:basedOn w:val="Normal"/>
    <w:rsid w:val="003D7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3D7B5D"/>
  </w:style>
  <w:style w:type="character" w:customStyle="1" w:styleId="wacimagecontainer">
    <w:name w:val="wacimagecontainer"/>
    <w:basedOn w:val="DefaultParagraphFont"/>
    <w:rsid w:val="003D7B5D"/>
  </w:style>
  <w:style w:type="paragraph" w:styleId="Revision">
    <w:name w:val="Revision"/>
    <w:hidden/>
    <w:uiPriority w:val="99"/>
    <w:semiHidden/>
    <w:rsid w:val="00373AF5"/>
    <w:pPr>
      <w:spacing w:after="0" w:line="240" w:lineRule="auto"/>
    </w:pPr>
    <w:rPr>
      <w:rFonts w:ascii="Calibri" w:eastAsia="Calibri" w:hAnsi="Calibri" w:cs="Calibri"/>
      <w:lang w:eastAsia="pt-BR"/>
    </w:rPr>
  </w:style>
  <w:style w:type="character" w:customStyle="1" w:styleId="HeaderChar">
    <w:name w:val="Header Char"/>
    <w:basedOn w:val="DefaultParagraphFont"/>
    <w:uiPriority w:val="99"/>
    <w:semiHidden/>
    <w:rsid w:val="0094060B"/>
    <w:rPr>
      <w:rFonts w:ascii="Calibri" w:eastAsia="Calibri" w:hAnsi="Calibri" w:cs="Calibri"/>
      <w:lang w:eastAsia="pt-BR"/>
    </w:rPr>
  </w:style>
  <w:style w:type="paragraph" w:styleId="CommentText">
    <w:name w:val="annotation text"/>
    <w:basedOn w:val="Normal"/>
    <w:link w:val="CommentTextChar2"/>
    <w:uiPriority w:val="99"/>
    <w:unhideWhenUsed/>
    <w:rsid w:val="009B07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rFonts w:ascii="Calibri" w:eastAsia="Calibri" w:hAnsi="Calibri" w:cs="Calibri"/>
      <w:sz w:val="20"/>
      <w:szCs w:val="20"/>
      <w:lang w:eastAsia="pt-BR"/>
    </w:rPr>
  </w:style>
  <w:style w:type="character" w:styleId="Hyperlink">
    <w:name w:val="Hyperlink"/>
    <w:basedOn w:val="DefaultParagraphFont"/>
    <w:uiPriority w:val="99"/>
    <w:unhideWhenUsed/>
    <w:rsid w:val="00802B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B5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A129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6240C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CabealhoChar">
    <w:name w:val="Cabeçalho Char"/>
    <w:basedOn w:val="DefaultParagraphFont"/>
    <w:uiPriority w:val="99"/>
    <w:semiHidden/>
    <w:rsid w:val="1FAEACEA"/>
    <w:rPr>
      <w:rFonts w:ascii="Calibri" w:eastAsia="Calibri" w:hAnsi="Calibri" w:cs="Calibri"/>
      <w:lang w:eastAsia="pt-BR"/>
    </w:rPr>
  </w:style>
  <w:style w:type="character" w:customStyle="1" w:styleId="RodapChar">
    <w:name w:val="Rodapé Char"/>
    <w:basedOn w:val="DefaultParagraphFont"/>
    <w:uiPriority w:val="99"/>
    <w:semiHidden/>
    <w:rsid w:val="1FAEACEA"/>
    <w:rPr>
      <w:rFonts w:ascii="Calibri" w:eastAsia="Calibri" w:hAnsi="Calibri" w:cs="Calibri"/>
      <w:lang w:eastAsia="pt-BR"/>
    </w:rPr>
  </w:style>
  <w:style w:type="character" w:customStyle="1" w:styleId="CommentTextChar2">
    <w:name w:val="Comment Text Char2"/>
    <w:basedOn w:val="DefaultParagraphFont"/>
    <w:link w:val="CommentText"/>
    <w:uiPriority w:val="99"/>
    <w:rsid w:val="009B0798"/>
    <w:rPr>
      <w:rFonts w:ascii="Calibri" w:eastAsia="Calibri" w:hAnsi="Calibri" w:cs="Calibri"/>
      <w:sz w:val="20"/>
      <w:szCs w:val="20"/>
      <w:lang w:eastAsia="pt-BR"/>
    </w:rPr>
  </w:style>
  <w:style w:type="character" w:customStyle="1" w:styleId="Ttulo3Char">
    <w:name w:val="Título 3 Char"/>
    <w:basedOn w:val="DefaultParagraphFont"/>
    <w:uiPriority w:val="9"/>
    <w:semiHidden/>
    <w:rsid w:val="1FAEACEA"/>
    <w:rPr>
      <w:rFonts w:asciiTheme="majorHAnsi" w:eastAsiaTheme="majorEastAsia" w:hAnsiTheme="majorHAnsi" w:cstheme="majorBidi"/>
      <w:color w:val="1F4D78"/>
      <w:sz w:val="24"/>
      <w:szCs w:val="24"/>
      <w:lang w:eastAsia="pt-BR"/>
    </w:rPr>
  </w:style>
  <w:style w:type="character" w:customStyle="1" w:styleId="Ttulo1Char">
    <w:name w:val="Título 1 Char"/>
    <w:basedOn w:val="DefaultParagraphFont"/>
    <w:uiPriority w:val="9"/>
    <w:rsid w:val="1FAEAC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styleId="Strong">
    <w:name w:val="Strong"/>
    <w:basedOn w:val="DefaultParagraphFont"/>
    <w:uiPriority w:val="22"/>
    <w:qFormat/>
    <w:rsid w:val="00B20F73"/>
    <w:rPr>
      <w:b/>
      <w:bCs/>
    </w:rPr>
  </w:style>
  <w:style w:type="paragraph" w:customStyle="1" w:styleId="ccc16d0">
    <w:name w:val="___ccc16d0"/>
    <w:basedOn w:val="Normal"/>
    <w:rsid w:val="00B20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Reference1">
    <w:name w:val="Comment Reference1"/>
    <w:basedOn w:val="DefaultParagraphFont"/>
    <w:uiPriority w:val="99"/>
    <w:semiHidden/>
    <w:unhideWhenUsed/>
    <w:rsid w:val="007C027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0798"/>
    <w:rPr>
      <w:b/>
      <w:bCs/>
    </w:rPr>
  </w:style>
  <w:style w:type="character" w:customStyle="1" w:styleId="CommentSubjectChar">
    <w:name w:val="Comment Subject Char"/>
    <w:basedOn w:val="CommentTextChar2"/>
    <w:link w:val="CommentSubject"/>
    <w:uiPriority w:val="99"/>
    <w:semiHidden/>
    <w:rsid w:val="009B0798"/>
    <w:rPr>
      <w:rFonts w:ascii="Calibri" w:eastAsia="Calibri" w:hAnsi="Calibri" w:cs="Calibri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5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53586E-F538-4606-B94D-F8CE0AEF893A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7C14534-A4A1-4CE5-86CF-541A77317F84}">
      <dgm:prSet phldrT="[Texto]" custT="1"/>
      <dgm:spPr>
        <a:solidFill>
          <a:srgbClr val="002060"/>
        </a:solidFill>
      </dgm:spPr>
      <dgm:t>
        <a:bodyPr/>
        <a:lstStyle/>
        <a:p>
          <a:r>
            <a:rPr lang="pt-BR" sz="1050"/>
            <a:t>Estruturação ENAJU</a:t>
          </a:r>
        </a:p>
      </dgm:t>
    </dgm:pt>
    <dgm:pt modelId="{2F942E2E-C561-4DC7-BDC0-DC07C42C2C0E}" type="parTrans" cxnId="{76D125DC-65E7-4E57-A3DE-C44EFEB38971}">
      <dgm:prSet/>
      <dgm:spPr/>
      <dgm:t>
        <a:bodyPr/>
        <a:lstStyle/>
        <a:p>
          <a:endParaRPr lang="pt-BR" sz="800"/>
        </a:p>
      </dgm:t>
    </dgm:pt>
    <dgm:pt modelId="{DCBF7CFC-C365-44E6-B5F9-965A9C80F370}" type="sibTrans" cxnId="{76D125DC-65E7-4E57-A3DE-C44EFEB38971}">
      <dgm:prSet/>
      <dgm:spPr/>
      <dgm:t>
        <a:bodyPr/>
        <a:lstStyle/>
        <a:p>
          <a:endParaRPr lang="pt-BR" sz="800"/>
        </a:p>
      </dgm:t>
    </dgm:pt>
    <dgm:pt modelId="{876437D8-D461-4782-A7E7-C0C1920DFF13}">
      <dgm:prSet phldrT="[Texto]" custT="1"/>
      <dgm:spPr>
        <a:solidFill>
          <a:schemeClr val="accent5">
            <a:lumMod val="50000"/>
          </a:schemeClr>
        </a:solidFill>
      </dgm:spPr>
      <dgm:t>
        <a:bodyPr/>
        <a:lstStyle/>
        <a:p>
          <a:r>
            <a:rPr lang="pt-BR" sz="800" b="1"/>
            <a:t>B1 - Governança e Capacidade institucional</a:t>
          </a:r>
        </a:p>
      </dgm:t>
    </dgm:pt>
    <dgm:pt modelId="{B64A075B-91B5-4A12-B22C-0DBDEA857ED1}" type="parTrans" cxnId="{8B0D2DFD-39E1-40AF-8C30-0039F82B88B2}">
      <dgm:prSet custT="1"/>
      <dgm:spPr/>
      <dgm:t>
        <a:bodyPr/>
        <a:lstStyle/>
        <a:p>
          <a:endParaRPr lang="pt-BR" sz="800"/>
        </a:p>
      </dgm:t>
    </dgm:pt>
    <dgm:pt modelId="{4F0B542D-635F-4312-B53B-407DE3A1B0A4}" type="sibTrans" cxnId="{8B0D2DFD-39E1-40AF-8C30-0039F82B88B2}">
      <dgm:prSet/>
      <dgm:spPr/>
      <dgm:t>
        <a:bodyPr/>
        <a:lstStyle/>
        <a:p>
          <a:endParaRPr lang="pt-BR" sz="800"/>
        </a:p>
      </dgm:t>
    </dgm:pt>
    <dgm:pt modelId="{5088F7F4-C0BD-4F7E-B984-CF174BC796DB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Estrutura Organizacional</a:t>
          </a:r>
        </a:p>
      </dgm:t>
    </dgm:pt>
    <dgm:pt modelId="{415E2C8B-5A50-435B-B6C3-2562E709DBD2}" type="parTrans" cxnId="{F220E341-D960-45D8-89D2-E956FDEB0F03}">
      <dgm:prSet custT="1"/>
      <dgm:spPr/>
      <dgm:t>
        <a:bodyPr/>
        <a:lstStyle/>
        <a:p>
          <a:endParaRPr lang="pt-BR" sz="800"/>
        </a:p>
      </dgm:t>
    </dgm:pt>
    <dgm:pt modelId="{90FB9CC9-BAEF-4624-ACB1-539E6E7330A0}" type="sibTrans" cxnId="{F220E341-D960-45D8-89D2-E956FDEB0F03}">
      <dgm:prSet/>
      <dgm:spPr/>
      <dgm:t>
        <a:bodyPr/>
        <a:lstStyle/>
        <a:p>
          <a:endParaRPr lang="pt-BR" sz="800"/>
        </a:p>
      </dgm:t>
    </dgm:pt>
    <dgm:pt modelId="{49AED925-0AB7-41A4-8EAA-C7911F0E2D41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Governança</a:t>
          </a:r>
        </a:p>
      </dgm:t>
    </dgm:pt>
    <dgm:pt modelId="{3030DAA7-4D89-432F-9920-966DB8445526}" type="parTrans" cxnId="{3DD49E52-9801-47A2-B2B7-03E84440FACB}">
      <dgm:prSet custT="1"/>
      <dgm:spPr/>
      <dgm:t>
        <a:bodyPr/>
        <a:lstStyle/>
        <a:p>
          <a:endParaRPr lang="pt-BR" sz="800"/>
        </a:p>
      </dgm:t>
    </dgm:pt>
    <dgm:pt modelId="{01F210D4-8AFC-4643-9838-CB289A1EF727}" type="sibTrans" cxnId="{3DD49E52-9801-47A2-B2B7-03E84440FACB}">
      <dgm:prSet/>
      <dgm:spPr/>
      <dgm:t>
        <a:bodyPr/>
        <a:lstStyle/>
        <a:p>
          <a:endParaRPr lang="pt-BR" sz="800"/>
        </a:p>
      </dgm:t>
    </dgm:pt>
    <dgm:pt modelId="{68505CFB-5B8D-497E-816E-9F5C0FC546D7}">
      <dgm:prSet phldrT="[Texto]" custT="1"/>
      <dgm:spPr>
        <a:solidFill>
          <a:schemeClr val="accent5">
            <a:lumMod val="50000"/>
          </a:schemeClr>
        </a:solidFill>
      </dgm:spPr>
      <dgm:t>
        <a:bodyPr/>
        <a:lstStyle/>
        <a:p>
          <a:r>
            <a:rPr lang="pt-BR" sz="800"/>
            <a:t>B2 - </a:t>
          </a:r>
          <a:r>
            <a:rPr lang="pt-BR" sz="800" b="1"/>
            <a:t>Infraestrutura  de conteúdos e aprendizagem</a:t>
          </a:r>
          <a:r>
            <a:rPr lang="pt-BR" sz="800"/>
            <a:t> </a:t>
          </a:r>
        </a:p>
      </dgm:t>
    </dgm:pt>
    <dgm:pt modelId="{B032FBF4-43C9-4D0B-A1D1-3ED8BE04B1B9}" type="parTrans" cxnId="{90404ECE-3207-4540-9AF8-592D38996DB4}">
      <dgm:prSet custT="1"/>
      <dgm:spPr/>
      <dgm:t>
        <a:bodyPr/>
        <a:lstStyle/>
        <a:p>
          <a:endParaRPr lang="pt-BR" sz="800"/>
        </a:p>
      </dgm:t>
    </dgm:pt>
    <dgm:pt modelId="{85E04313-4B7A-4AC8-9F30-0D4E5702E61F}" type="sibTrans" cxnId="{90404ECE-3207-4540-9AF8-592D38996DB4}">
      <dgm:prSet/>
      <dgm:spPr/>
      <dgm:t>
        <a:bodyPr/>
        <a:lstStyle/>
        <a:p>
          <a:endParaRPr lang="pt-BR" sz="800"/>
        </a:p>
      </dgm:t>
    </dgm:pt>
    <dgm:pt modelId="{F269E6F6-0453-4D2F-978D-1F3D5DC5F79B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Banco de Conteúdos Educacionais</a:t>
          </a:r>
        </a:p>
      </dgm:t>
    </dgm:pt>
    <dgm:pt modelId="{F479554B-C5BF-446B-86E5-0FD72D840E94}" type="parTrans" cxnId="{446C1D76-74B5-42D2-900E-D80EA9E9843C}">
      <dgm:prSet custT="1"/>
      <dgm:spPr/>
      <dgm:t>
        <a:bodyPr/>
        <a:lstStyle/>
        <a:p>
          <a:endParaRPr lang="pt-BR" sz="800"/>
        </a:p>
      </dgm:t>
    </dgm:pt>
    <dgm:pt modelId="{E0E6DDEC-CB88-48C6-9B7E-55B0B193575B}" type="sibTrans" cxnId="{446C1D76-74B5-42D2-900E-D80EA9E9843C}">
      <dgm:prSet/>
      <dgm:spPr/>
      <dgm:t>
        <a:bodyPr/>
        <a:lstStyle/>
        <a:p>
          <a:endParaRPr lang="pt-BR" sz="800"/>
        </a:p>
      </dgm:t>
    </dgm:pt>
    <dgm:pt modelId="{0BA19BC8-D890-4FF7-90FD-B1D86D2F8407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Instrumentos Normativos</a:t>
          </a:r>
        </a:p>
      </dgm:t>
    </dgm:pt>
    <dgm:pt modelId="{C30AF25C-FBAD-4DFD-845D-9B42C8D18314}" type="parTrans" cxnId="{9B7D5054-25DE-4F73-961A-FED6124FB5BD}">
      <dgm:prSet custT="1"/>
      <dgm:spPr/>
      <dgm:t>
        <a:bodyPr/>
        <a:lstStyle/>
        <a:p>
          <a:endParaRPr lang="pt-BR" sz="800"/>
        </a:p>
      </dgm:t>
    </dgm:pt>
    <dgm:pt modelId="{C93519AC-B67C-4F6C-A36D-0DF74F231317}" type="sibTrans" cxnId="{9B7D5054-25DE-4F73-961A-FED6124FB5BD}">
      <dgm:prSet/>
      <dgm:spPr/>
      <dgm:t>
        <a:bodyPr/>
        <a:lstStyle/>
        <a:p>
          <a:endParaRPr lang="pt-BR" sz="800"/>
        </a:p>
      </dgm:t>
    </dgm:pt>
    <dgm:pt modelId="{F7ED4875-7340-4AB5-BF3E-6EB3B6D6E0EB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Processos de Trabalho</a:t>
          </a:r>
        </a:p>
      </dgm:t>
    </dgm:pt>
    <dgm:pt modelId="{CAA515BD-EED3-4CB3-8FBF-5169570C042E}" type="parTrans" cxnId="{5C2B9BD0-9B35-49F6-A522-19781762361F}">
      <dgm:prSet custT="1"/>
      <dgm:spPr/>
      <dgm:t>
        <a:bodyPr/>
        <a:lstStyle/>
        <a:p>
          <a:endParaRPr lang="pt-BR" sz="800"/>
        </a:p>
      </dgm:t>
    </dgm:pt>
    <dgm:pt modelId="{12FC5EBE-0A97-44F9-A8C2-BF73DBE11F7D}" type="sibTrans" cxnId="{5C2B9BD0-9B35-49F6-A522-19781762361F}">
      <dgm:prSet/>
      <dgm:spPr/>
      <dgm:t>
        <a:bodyPr/>
        <a:lstStyle/>
        <a:p>
          <a:endParaRPr lang="pt-BR" sz="800"/>
        </a:p>
      </dgm:t>
    </dgm:pt>
    <dgm:pt modelId="{B350309E-AFB2-400E-AAA6-BF9103F2D46C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Modernização do moodle</a:t>
          </a:r>
        </a:p>
      </dgm:t>
    </dgm:pt>
    <dgm:pt modelId="{FA0B8BA8-C958-4A78-B9CC-4FB5E4485A01}" type="parTrans" cxnId="{9ECC9032-4BFD-4C31-BF81-5EAB1522DEEA}">
      <dgm:prSet custT="1"/>
      <dgm:spPr/>
      <dgm:t>
        <a:bodyPr/>
        <a:lstStyle/>
        <a:p>
          <a:endParaRPr lang="pt-BR" sz="800"/>
        </a:p>
      </dgm:t>
    </dgm:pt>
    <dgm:pt modelId="{C6DEF3DA-774B-48F5-9318-2A3E1A778F0D}" type="sibTrans" cxnId="{9ECC9032-4BFD-4C31-BF81-5EAB1522DEEA}">
      <dgm:prSet/>
      <dgm:spPr/>
      <dgm:t>
        <a:bodyPr/>
        <a:lstStyle/>
        <a:p>
          <a:endParaRPr lang="pt-BR" sz="800"/>
        </a:p>
      </dgm:t>
    </dgm:pt>
    <dgm:pt modelId="{377DE9D7-F969-480B-80F6-201B57D376DE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Painel de BI</a:t>
          </a:r>
        </a:p>
      </dgm:t>
    </dgm:pt>
    <dgm:pt modelId="{CEC282E3-FF83-4ABD-B1C8-F9E227FDDC10}" type="parTrans" cxnId="{60944820-D924-4A42-9B86-0CE845365E30}">
      <dgm:prSet custT="1"/>
      <dgm:spPr/>
      <dgm:t>
        <a:bodyPr/>
        <a:lstStyle/>
        <a:p>
          <a:endParaRPr lang="pt-BR" sz="800"/>
        </a:p>
      </dgm:t>
    </dgm:pt>
    <dgm:pt modelId="{4099F2F6-B000-4C31-BD34-30282D098AB1}" type="sibTrans" cxnId="{60944820-D924-4A42-9B86-0CE845365E30}">
      <dgm:prSet/>
      <dgm:spPr/>
      <dgm:t>
        <a:bodyPr/>
        <a:lstStyle/>
        <a:p>
          <a:endParaRPr lang="pt-BR" sz="800"/>
        </a:p>
      </dgm:t>
    </dgm:pt>
    <dgm:pt modelId="{44A7A39B-7153-4F01-B30F-410A4045A415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Parcerias Institucionais</a:t>
          </a:r>
        </a:p>
      </dgm:t>
    </dgm:pt>
    <dgm:pt modelId="{1571C1DD-F529-4200-9ACE-2B489D92D52B}" type="parTrans" cxnId="{916E5C20-F72A-41AE-BE12-130378515F55}">
      <dgm:prSet custT="1"/>
      <dgm:spPr/>
      <dgm:t>
        <a:bodyPr/>
        <a:lstStyle/>
        <a:p>
          <a:endParaRPr lang="pt-BR" sz="800"/>
        </a:p>
      </dgm:t>
    </dgm:pt>
    <dgm:pt modelId="{ABBB3A70-F2F3-467A-B653-3A7836F04334}" type="sibTrans" cxnId="{916E5C20-F72A-41AE-BE12-130378515F55}">
      <dgm:prSet/>
      <dgm:spPr/>
      <dgm:t>
        <a:bodyPr/>
        <a:lstStyle/>
        <a:p>
          <a:endParaRPr lang="pt-BR" sz="800"/>
        </a:p>
      </dgm:t>
    </dgm:pt>
    <dgm:pt modelId="{D3BB0331-60B0-4599-A9F1-731A07188BEE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Estúdio de gravação</a:t>
          </a:r>
        </a:p>
      </dgm:t>
    </dgm:pt>
    <dgm:pt modelId="{BD9D408F-8230-4233-A3CE-6699CC59F1AB}" type="parTrans" cxnId="{931D9733-FCE6-4794-9C68-3BDB0B65FB35}">
      <dgm:prSet custT="1"/>
      <dgm:spPr/>
      <dgm:t>
        <a:bodyPr/>
        <a:lstStyle/>
        <a:p>
          <a:endParaRPr lang="pt-BR" sz="800"/>
        </a:p>
      </dgm:t>
    </dgm:pt>
    <dgm:pt modelId="{93BF90AC-3122-4D58-B0D5-ECF3A33D577B}" type="sibTrans" cxnId="{931D9733-FCE6-4794-9C68-3BDB0B65FB35}">
      <dgm:prSet/>
      <dgm:spPr/>
      <dgm:t>
        <a:bodyPr/>
        <a:lstStyle/>
        <a:p>
          <a:endParaRPr lang="pt-BR" sz="800"/>
        </a:p>
      </dgm:t>
    </dgm:pt>
    <dgm:pt modelId="{2242CA19-D4CF-401E-A250-456BC6AE1720}">
      <dgm:prSet phldrT="[Texto]" custT="1"/>
      <dgm:spPr>
        <a:noFill/>
        <a:ln>
          <a:solidFill>
            <a:srgbClr val="002060"/>
          </a:solidFill>
        </a:ln>
      </dgm:spPr>
      <dgm:t>
        <a:bodyPr/>
        <a:lstStyle/>
        <a:p>
          <a:r>
            <a:rPr lang="pt-BR" sz="800">
              <a:solidFill>
                <a:srgbClr val="002060"/>
              </a:solidFill>
            </a:rPr>
            <a:t>Encontro Nacional de Escolas Judiciais</a:t>
          </a:r>
        </a:p>
      </dgm:t>
    </dgm:pt>
    <dgm:pt modelId="{5D20802E-A2AB-4D7E-AF5B-DCC7F5002D4D}" type="parTrans" cxnId="{3A570F0C-E650-4720-AE10-D1A586B5DCCA}">
      <dgm:prSet custT="1"/>
      <dgm:spPr/>
      <dgm:t>
        <a:bodyPr/>
        <a:lstStyle/>
        <a:p>
          <a:endParaRPr lang="pt-BR" sz="800"/>
        </a:p>
      </dgm:t>
    </dgm:pt>
    <dgm:pt modelId="{ACAEABE4-E3AE-44C1-B539-38D698284E97}" type="sibTrans" cxnId="{3A570F0C-E650-4720-AE10-D1A586B5DCCA}">
      <dgm:prSet/>
      <dgm:spPr/>
      <dgm:t>
        <a:bodyPr/>
        <a:lstStyle/>
        <a:p>
          <a:endParaRPr lang="pt-BR" sz="800"/>
        </a:p>
      </dgm:t>
    </dgm:pt>
    <dgm:pt modelId="{B8CCC273-CF8A-4C28-8FD9-9F15103B84DA}" type="pres">
      <dgm:prSet presAssocID="{5053586E-F538-4606-B94D-F8CE0AEF893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766EDBB-8265-4F5A-979C-9165E8CD6FC0}" type="pres">
      <dgm:prSet presAssocID="{57C14534-A4A1-4CE5-86CF-541A77317F84}" presName="root1" presStyleCnt="0"/>
      <dgm:spPr/>
    </dgm:pt>
    <dgm:pt modelId="{CE78DAA6-EC9C-4A34-B547-5AAF7C972133}" type="pres">
      <dgm:prSet presAssocID="{57C14534-A4A1-4CE5-86CF-541A77317F84}" presName="LevelOneTextNode" presStyleLbl="node0" presStyleIdx="0" presStyleCnt="1" custLinFactNeighborX="-80103" custLinFactNeighborY="895">
        <dgm:presLayoutVars>
          <dgm:chPref val="3"/>
        </dgm:presLayoutVars>
      </dgm:prSet>
      <dgm:spPr/>
    </dgm:pt>
    <dgm:pt modelId="{1AD804CC-060B-40B9-8759-16E9E5244630}" type="pres">
      <dgm:prSet presAssocID="{57C14534-A4A1-4CE5-86CF-541A77317F84}" presName="level2hierChild" presStyleCnt="0"/>
      <dgm:spPr/>
    </dgm:pt>
    <dgm:pt modelId="{2CEC13A3-8E7C-4BCD-8E1A-47345251D529}" type="pres">
      <dgm:prSet presAssocID="{B64A075B-91B5-4A12-B22C-0DBDEA857ED1}" presName="conn2-1" presStyleLbl="parChTrans1D2" presStyleIdx="0" presStyleCnt="2"/>
      <dgm:spPr/>
    </dgm:pt>
    <dgm:pt modelId="{0CBFE359-87F1-4F4F-B772-CD5465C0E1D8}" type="pres">
      <dgm:prSet presAssocID="{B64A075B-91B5-4A12-B22C-0DBDEA857ED1}" presName="connTx" presStyleLbl="parChTrans1D2" presStyleIdx="0" presStyleCnt="2"/>
      <dgm:spPr/>
    </dgm:pt>
    <dgm:pt modelId="{86C680E0-A69E-4B04-9520-A1692C4D2FEB}" type="pres">
      <dgm:prSet presAssocID="{876437D8-D461-4782-A7E7-C0C1920DFF13}" presName="root2" presStyleCnt="0"/>
      <dgm:spPr/>
    </dgm:pt>
    <dgm:pt modelId="{881D0923-04AB-454F-99F4-48660F8E44D2}" type="pres">
      <dgm:prSet presAssocID="{876437D8-D461-4782-A7E7-C0C1920DFF13}" presName="LevelTwoTextNode" presStyleLbl="node2" presStyleIdx="0" presStyleCnt="2" custScaleY="138209">
        <dgm:presLayoutVars>
          <dgm:chPref val="3"/>
        </dgm:presLayoutVars>
      </dgm:prSet>
      <dgm:spPr/>
    </dgm:pt>
    <dgm:pt modelId="{FAC6E619-91A0-4F0A-811D-9EB5DEEA299F}" type="pres">
      <dgm:prSet presAssocID="{876437D8-D461-4782-A7E7-C0C1920DFF13}" presName="level3hierChild" presStyleCnt="0"/>
      <dgm:spPr/>
    </dgm:pt>
    <dgm:pt modelId="{D051B5F1-67CB-46DC-8F49-94272BDDD49D}" type="pres">
      <dgm:prSet presAssocID="{415E2C8B-5A50-435B-B6C3-2562E709DBD2}" presName="conn2-1" presStyleLbl="parChTrans1D3" presStyleIdx="0" presStyleCnt="10"/>
      <dgm:spPr/>
    </dgm:pt>
    <dgm:pt modelId="{B2C83D20-CC8D-4E1B-9D72-3339970947BD}" type="pres">
      <dgm:prSet presAssocID="{415E2C8B-5A50-435B-B6C3-2562E709DBD2}" presName="connTx" presStyleLbl="parChTrans1D3" presStyleIdx="0" presStyleCnt="10"/>
      <dgm:spPr/>
    </dgm:pt>
    <dgm:pt modelId="{B3A864AD-E9A5-46C9-901E-BDF2F3407224}" type="pres">
      <dgm:prSet presAssocID="{5088F7F4-C0BD-4F7E-B984-CF174BC796DB}" presName="root2" presStyleCnt="0"/>
      <dgm:spPr/>
    </dgm:pt>
    <dgm:pt modelId="{0DF0C72F-3B44-4CD1-9008-D3564602D5E6}" type="pres">
      <dgm:prSet presAssocID="{5088F7F4-C0BD-4F7E-B984-CF174BC796DB}" presName="LevelTwoTextNode" presStyleLbl="node3" presStyleIdx="0" presStyleCnt="10" custScaleX="146599">
        <dgm:presLayoutVars>
          <dgm:chPref val="3"/>
        </dgm:presLayoutVars>
      </dgm:prSet>
      <dgm:spPr/>
    </dgm:pt>
    <dgm:pt modelId="{B2CD5A46-2277-49BB-A093-452B1FF572E9}" type="pres">
      <dgm:prSet presAssocID="{5088F7F4-C0BD-4F7E-B984-CF174BC796DB}" presName="level3hierChild" presStyleCnt="0"/>
      <dgm:spPr/>
    </dgm:pt>
    <dgm:pt modelId="{87DD8E37-820A-4894-93B5-C769BDD89CB0}" type="pres">
      <dgm:prSet presAssocID="{3030DAA7-4D89-432F-9920-966DB8445526}" presName="conn2-1" presStyleLbl="parChTrans1D3" presStyleIdx="1" presStyleCnt="10"/>
      <dgm:spPr/>
    </dgm:pt>
    <dgm:pt modelId="{4510F36B-FCDE-4D77-9AEF-F7EC4FB808D9}" type="pres">
      <dgm:prSet presAssocID="{3030DAA7-4D89-432F-9920-966DB8445526}" presName="connTx" presStyleLbl="parChTrans1D3" presStyleIdx="1" presStyleCnt="10"/>
      <dgm:spPr/>
    </dgm:pt>
    <dgm:pt modelId="{6C27FD15-FB38-4D04-B846-502EFEEFBE40}" type="pres">
      <dgm:prSet presAssocID="{49AED925-0AB7-41A4-8EAA-C7911F0E2D41}" presName="root2" presStyleCnt="0"/>
      <dgm:spPr/>
    </dgm:pt>
    <dgm:pt modelId="{893B9C56-6849-4CD6-A974-B4C0C5ACDF92}" type="pres">
      <dgm:prSet presAssocID="{49AED925-0AB7-41A4-8EAA-C7911F0E2D41}" presName="LevelTwoTextNode" presStyleLbl="node3" presStyleIdx="1" presStyleCnt="10" custScaleX="146599">
        <dgm:presLayoutVars>
          <dgm:chPref val="3"/>
        </dgm:presLayoutVars>
      </dgm:prSet>
      <dgm:spPr/>
    </dgm:pt>
    <dgm:pt modelId="{1092FF82-5725-4DE4-9EEC-A6DB5C1D5F59}" type="pres">
      <dgm:prSet presAssocID="{49AED925-0AB7-41A4-8EAA-C7911F0E2D41}" presName="level3hierChild" presStyleCnt="0"/>
      <dgm:spPr/>
    </dgm:pt>
    <dgm:pt modelId="{FD0EC4FA-22DD-4902-9C1B-06B5F8F6E432}" type="pres">
      <dgm:prSet presAssocID="{C30AF25C-FBAD-4DFD-845D-9B42C8D18314}" presName="conn2-1" presStyleLbl="parChTrans1D3" presStyleIdx="2" presStyleCnt="10"/>
      <dgm:spPr/>
    </dgm:pt>
    <dgm:pt modelId="{9193BF52-D593-46C7-96B6-F12B8B38039B}" type="pres">
      <dgm:prSet presAssocID="{C30AF25C-FBAD-4DFD-845D-9B42C8D18314}" presName="connTx" presStyleLbl="parChTrans1D3" presStyleIdx="2" presStyleCnt="10"/>
      <dgm:spPr/>
    </dgm:pt>
    <dgm:pt modelId="{732D80CF-48C4-4254-8C6B-3B9F94FDC2FF}" type="pres">
      <dgm:prSet presAssocID="{0BA19BC8-D890-4FF7-90FD-B1D86D2F8407}" presName="root2" presStyleCnt="0"/>
      <dgm:spPr/>
    </dgm:pt>
    <dgm:pt modelId="{DDFB1209-5710-4820-8585-F749F86001F5}" type="pres">
      <dgm:prSet presAssocID="{0BA19BC8-D890-4FF7-90FD-B1D86D2F8407}" presName="LevelTwoTextNode" presStyleLbl="node3" presStyleIdx="2" presStyleCnt="10" custScaleX="146599">
        <dgm:presLayoutVars>
          <dgm:chPref val="3"/>
        </dgm:presLayoutVars>
      </dgm:prSet>
      <dgm:spPr/>
    </dgm:pt>
    <dgm:pt modelId="{67CB6DA2-90B7-4F9F-83BB-9571DA389963}" type="pres">
      <dgm:prSet presAssocID="{0BA19BC8-D890-4FF7-90FD-B1D86D2F8407}" presName="level3hierChild" presStyleCnt="0"/>
      <dgm:spPr/>
    </dgm:pt>
    <dgm:pt modelId="{A67C9474-77FA-4C68-9AD2-B5F1C3F0FBE2}" type="pres">
      <dgm:prSet presAssocID="{CAA515BD-EED3-4CB3-8FBF-5169570C042E}" presName="conn2-1" presStyleLbl="parChTrans1D3" presStyleIdx="3" presStyleCnt="10"/>
      <dgm:spPr/>
    </dgm:pt>
    <dgm:pt modelId="{F749703E-0B72-4148-A820-72B1E3738BB9}" type="pres">
      <dgm:prSet presAssocID="{CAA515BD-EED3-4CB3-8FBF-5169570C042E}" presName="connTx" presStyleLbl="parChTrans1D3" presStyleIdx="3" presStyleCnt="10"/>
      <dgm:spPr/>
    </dgm:pt>
    <dgm:pt modelId="{CD649F6D-4D1B-4B96-9B0E-CA20F063D142}" type="pres">
      <dgm:prSet presAssocID="{F7ED4875-7340-4AB5-BF3E-6EB3B6D6E0EB}" presName="root2" presStyleCnt="0"/>
      <dgm:spPr/>
    </dgm:pt>
    <dgm:pt modelId="{780EE15E-13B9-4274-B955-3B547709A50C}" type="pres">
      <dgm:prSet presAssocID="{F7ED4875-7340-4AB5-BF3E-6EB3B6D6E0EB}" presName="LevelTwoTextNode" presStyleLbl="node3" presStyleIdx="3" presStyleCnt="10" custScaleX="146599">
        <dgm:presLayoutVars>
          <dgm:chPref val="3"/>
        </dgm:presLayoutVars>
      </dgm:prSet>
      <dgm:spPr/>
    </dgm:pt>
    <dgm:pt modelId="{1F8B5C56-A86D-4692-B98A-E7F294CE1875}" type="pres">
      <dgm:prSet presAssocID="{F7ED4875-7340-4AB5-BF3E-6EB3B6D6E0EB}" presName="level3hierChild" presStyleCnt="0"/>
      <dgm:spPr/>
    </dgm:pt>
    <dgm:pt modelId="{34EE5906-2D45-4892-9C94-55E21AB49F1F}" type="pres">
      <dgm:prSet presAssocID="{B032FBF4-43C9-4D0B-A1D1-3ED8BE04B1B9}" presName="conn2-1" presStyleLbl="parChTrans1D2" presStyleIdx="1" presStyleCnt="2"/>
      <dgm:spPr/>
    </dgm:pt>
    <dgm:pt modelId="{35A3DC5A-E25D-4A10-B6A2-6FD2C2ABDDB8}" type="pres">
      <dgm:prSet presAssocID="{B032FBF4-43C9-4D0B-A1D1-3ED8BE04B1B9}" presName="connTx" presStyleLbl="parChTrans1D2" presStyleIdx="1" presStyleCnt="2"/>
      <dgm:spPr/>
    </dgm:pt>
    <dgm:pt modelId="{A2FDDFA3-6771-4A85-A38F-C5E6342A188F}" type="pres">
      <dgm:prSet presAssocID="{68505CFB-5B8D-497E-816E-9F5C0FC546D7}" presName="root2" presStyleCnt="0"/>
      <dgm:spPr/>
    </dgm:pt>
    <dgm:pt modelId="{6A0E7660-1806-452D-81D1-76ADC7D90F47}" type="pres">
      <dgm:prSet presAssocID="{68505CFB-5B8D-497E-816E-9F5C0FC546D7}" presName="LevelTwoTextNode" presStyleLbl="node2" presStyleIdx="1" presStyleCnt="2" custScaleY="157323">
        <dgm:presLayoutVars>
          <dgm:chPref val="3"/>
        </dgm:presLayoutVars>
      </dgm:prSet>
      <dgm:spPr/>
    </dgm:pt>
    <dgm:pt modelId="{A0D4A4A5-F3E3-437B-AD83-10F4FE9A1887}" type="pres">
      <dgm:prSet presAssocID="{68505CFB-5B8D-497E-816E-9F5C0FC546D7}" presName="level3hierChild" presStyleCnt="0"/>
      <dgm:spPr/>
    </dgm:pt>
    <dgm:pt modelId="{A89AA09B-8372-44C3-AAF7-0E86AC34555A}" type="pres">
      <dgm:prSet presAssocID="{F479554B-C5BF-446B-86E5-0FD72D840E94}" presName="conn2-1" presStyleLbl="parChTrans1D3" presStyleIdx="4" presStyleCnt="10"/>
      <dgm:spPr/>
    </dgm:pt>
    <dgm:pt modelId="{C97AB806-AAAD-4B5E-96BF-5E617C26ABDC}" type="pres">
      <dgm:prSet presAssocID="{F479554B-C5BF-446B-86E5-0FD72D840E94}" presName="connTx" presStyleLbl="parChTrans1D3" presStyleIdx="4" presStyleCnt="10"/>
      <dgm:spPr/>
    </dgm:pt>
    <dgm:pt modelId="{DF535F19-4FAB-4825-8E6F-67BAAAE9283D}" type="pres">
      <dgm:prSet presAssocID="{F269E6F6-0453-4D2F-978D-1F3D5DC5F79B}" presName="root2" presStyleCnt="0"/>
      <dgm:spPr/>
    </dgm:pt>
    <dgm:pt modelId="{1EFFDA82-F7F2-40E3-A569-30A3711A34A8}" type="pres">
      <dgm:prSet presAssocID="{F269E6F6-0453-4D2F-978D-1F3D5DC5F79B}" presName="LevelTwoTextNode" presStyleLbl="node3" presStyleIdx="4" presStyleCnt="10" custScaleX="146599">
        <dgm:presLayoutVars>
          <dgm:chPref val="3"/>
        </dgm:presLayoutVars>
      </dgm:prSet>
      <dgm:spPr/>
    </dgm:pt>
    <dgm:pt modelId="{2CC2621F-BA0A-4DF3-A9AA-CF28B0011E11}" type="pres">
      <dgm:prSet presAssocID="{F269E6F6-0453-4D2F-978D-1F3D5DC5F79B}" presName="level3hierChild" presStyleCnt="0"/>
      <dgm:spPr/>
    </dgm:pt>
    <dgm:pt modelId="{45A09DC2-52FE-42D0-9E7C-D4DC6795427B}" type="pres">
      <dgm:prSet presAssocID="{FA0B8BA8-C958-4A78-B9CC-4FB5E4485A01}" presName="conn2-1" presStyleLbl="parChTrans1D3" presStyleIdx="5" presStyleCnt="10"/>
      <dgm:spPr/>
    </dgm:pt>
    <dgm:pt modelId="{F12B72EB-D939-453D-A662-BFFC96E0EBB4}" type="pres">
      <dgm:prSet presAssocID="{FA0B8BA8-C958-4A78-B9CC-4FB5E4485A01}" presName="connTx" presStyleLbl="parChTrans1D3" presStyleIdx="5" presStyleCnt="10"/>
      <dgm:spPr/>
    </dgm:pt>
    <dgm:pt modelId="{C9D89A49-0201-4BDE-A175-32D6C50E65E6}" type="pres">
      <dgm:prSet presAssocID="{B350309E-AFB2-400E-AAA6-BF9103F2D46C}" presName="root2" presStyleCnt="0"/>
      <dgm:spPr/>
    </dgm:pt>
    <dgm:pt modelId="{63D41102-13CD-425B-AFB4-7A6240DCDEA8}" type="pres">
      <dgm:prSet presAssocID="{B350309E-AFB2-400E-AAA6-BF9103F2D46C}" presName="LevelTwoTextNode" presStyleLbl="node3" presStyleIdx="5" presStyleCnt="10" custScaleX="146599">
        <dgm:presLayoutVars>
          <dgm:chPref val="3"/>
        </dgm:presLayoutVars>
      </dgm:prSet>
      <dgm:spPr/>
    </dgm:pt>
    <dgm:pt modelId="{4296E996-5636-4EA2-A518-619DFF47D44C}" type="pres">
      <dgm:prSet presAssocID="{B350309E-AFB2-400E-AAA6-BF9103F2D46C}" presName="level3hierChild" presStyleCnt="0"/>
      <dgm:spPr/>
    </dgm:pt>
    <dgm:pt modelId="{76715F75-3F0D-4F38-9EEB-D44CCEC7F411}" type="pres">
      <dgm:prSet presAssocID="{CEC282E3-FF83-4ABD-B1C8-F9E227FDDC10}" presName="conn2-1" presStyleLbl="parChTrans1D3" presStyleIdx="6" presStyleCnt="10"/>
      <dgm:spPr/>
    </dgm:pt>
    <dgm:pt modelId="{2AD5FEC4-ED33-413B-B273-6BA620855AEE}" type="pres">
      <dgm:prSet presAssocID="{CEC282E3-FF83-4ABD-B1C8-F9E227FDDC10}" presName="connTx" presStyleLbl="parChTrans1D3" presStyleIdx="6" presStyleCnt="10"/>
      <dgm:spPr/>
    </dgm:pt>
    <dgm:pt modelId="{439162B2-D5D1-4F00-94CE-C287A70FB427}" type="pres">
      <dgm:prSet presAssocID="{377DE9D7-F969-480B-80F6-201B57D376DE}" presName="root2" presStyleCnt="0"/>
      <dgm:spPr/>
    </dgm:pt>
    <dgm:pt modelId="{B548AD43-3EEB-4736-AF6F-D4F3CE2C831F}" type="pres">
      <dgm:prSet presAssocID="{377DE9D7-F969-480B-80F6-201B57D376DE}" presName="LevelTwoTextNode" presStyleLbl="node3" presStyleIdx="6" presStyleCnt="10" custScaleX="146599">
        <dgm:presLayoutVars>
          <dgm:chPref val="3"/>
        </dgm:presLayoutVars>
      </dgm:prSet>
      <dgm:spPr/>
    </dgm:pt>
    <dgm:pt modelId="{B0368AE6-4F5D-4703-BC6E-66A37F9817F1}" type="pres">
      <dgm:prSet presAssocID="{377DE9D7-F969-480B-80F6-201B57D376DE}" presName="level3hierChild" presStyleCnt="0"/>
      <dgm:spPr/>
    </dgm:pt>
    <dgm:pt modelId="{280BE15F-7B6F-4A5E-96E9-A7A8F3A48177}" type="pres">
      <dgm:prSet presAssocID="{1571C1DD-F529-4200-9ACE-2B489D92D52B}" presName="conn2-1" presStyleLbl="parChTrans1D3" presStyleIdx="7" presStyleCnt="10"/>
      <dgm:spPr/>
    </dgm:pt>
    <dgm:pt modelId="{7E529F8E-7C27-436E-B4B9-2CBF32A72FB6}" type="pres">
      <dgm:prSet presAssocID="{1571C1DD-F529-4200-9ACE-2B489D92D52B}" presName="connTx" presStyleLbl="parChTrans1D3" presStyleIdx="7" presStyleCnt="10"/>
      <dgm:spPr/>
    </dgm:pt>
    <dgm:pt modelId="{71F75A3E-0495-438B-ACEF-772ADA136DF3}" type="pres">
      <dgm:prSet presAssocID="{44A7A39B-7153-4F01-B30F-410A4045A415}" presName="root2" presStyleCnt="0"/>
      <dgm:spPr/>
    </dgm:pt>
    <dgm:pt modelId="{D1AE9EFD-4447-4AE5-AE5E-4C1E1B1C22F2}" type="pres">
      <dgm:prSet presAssocID="{44A7A39B-7153-4F01-B30F-410A4045A415}" presName="LevelTwoTextNode" presStyleLbl="node3" presStyleIdx="7" presStyleCnt="10" custScaleX="146599">
        <dgm:presLayoutVars>
          <dgm:chPref val="3"/>
        </dgm:presLayoutVars>
      </dgm:prSet>
      <dgm:spPr/>
    </dgm:pt>
    <dgm:pt modelId="{8C48E1E2-2664-4AB6-AF0F-D3B397EA3579}" type="pres">
      <dgm:prSet presAssocID="{44A7A39B-7153-4F01-B30F-410A4045A415}" presName="level3hierChild" presStyleCnt="0"/>
      <dgm:spPr/>
    </dgm:pt>
    <dgm:pt modelId="{820D5B40-2EFB-42E7-81EE-61C35D0D7F7D}" type="pres">
      <dgm:prSet presAssocID="{BD9D408F-8230-4233-A3CE-6699CC59F1AB}" presName="conn2-1" presStyleLbl="parChTrans1D3" presStyleIdx="8" presStyleCnt="10"/>
      <dgm:spPr/>
    </dgm:pt>
    <dgm:pt modelId="{E2D8F487-C71D-4379-BCEF-FF61EE12B561}" type="pres">
      <dgm:prSet presAssocID="{BD9D408F-8230-4233-A3CE-6699CC59F1AB}" presName="connTx" presStyleLbl="parChTrans1D3" presStyleIdx="8" presStyleCnt="10"/>
      <dgm:spPr/>
    </dgm:pt>
    <dgm:pt modelId="{BF2C5425-E28F-4F9C-BF1F-1387B44F27E6}" type="pres">
      <dgm:prSet presAssocID="{D3BB0331-60B0-4599-A9F1-731A07188BEE}" presName="root2" presStyleCnt="0"/>
      <dgm:spPr/>
    </dgm:pt>
    <dgm:pt modelId="{9EE59504-1871-4584-881A-9BC90D41A7C9}" type="pres">
      <dgm:prSet presAssocID="{D3BB0331-60B0-4599-A9F1-731A07188BEE}" presName="LevelTwoTextNode" presStyleLbl="node3" presStyleIdx="8" presStyleCnt="10" custScaleX="146599">
        <dgm:presLayoutVars>
          <dgm:chPref val="3"/>
        </dgm:presLayoutVars>
      </dgm:prSet>
      <dgm:spPr/>
    </dgm:pt>
    <dgm:pt modelId="{A93EADF6-C552-4A02-8229-2FE6EE887533}" type="pres">
      <dgm:prSet presAssocID="{D3BB0331-60B0-4599-A9F1-731A07188BEE}" presName="level3hierChild" presStyleCnt="0"/>
      <dgm:spPr/>
    </dgm:pt>
    <dgm:pt modelId="{087ED362-CE29-4A97-B61C-D63323BEA8FB}" type="pres">
      <dgm:prSet presAssocID="{5D20802E-A2AB-4D7E-AF5B-DCC7F5002D4D}" presName="conn2-1" presStyleLbl="parChTrans1D3" presStyleIdx="9" presStyleCnt="10"/>
      <dgm:spPr/>
    </dgm:pt>
    <dgm:pt modelId="{3707F664-99DE-42C2-AE48-A55E5E80DEB4}" type="pres">
      <dgm:prSet presAssocID="{5D20802E-A2AB-4D7E-AF5B-DCC7F5002D4D}" presName="connTx" presStyleLbl="parChTrans1D3" presStyleIdx="9" presStyleCnt="10"/>
      <dgm:spPr/>
    </dgm:pt>
    <dgm:pt modelId="{582389D2-59AB-4548-AD03-E648695A979D}" type="pres">
      <dgm:prSet presAssocID="{2242CA19-D4CF-401E-A250-456BC6AE1720}" presName="root2" presStyleCnt="0"/>
      <dgm:spPr/>
    </dgm:pt>
    <dgm:pt modelId="{2AB41D91-5827-4601-A110-6C9F84FD8D5A}" type="pres">
      <dgm:prSet presAssocID="{2242CA19-D4CF-401E-A250-456BC6AE1720}" presName="LevelTwoTextNode" presStyleLbl="node3" presStyleIdx="9" presStyleCnt="10" custScaleX="146599">
        <dgm:presLayoutVars>
          <dgm:chPref val="3"/>
        </dgm:presLayoutVars>
      </dgm:prSet>
      <dgm:spPr/>
    </dgm:pt>
    <dgm:pt modelId="{404A5992-989B-4ACB-A736-533CC3CEB0C4}" type="pres">
      <dgm:prSet presAssocID="{2242CA19-D4CF-401E-A250-456BC6AE1720}" presName="level3hierChild" presStyleCnt="0"/>
      <dgm:spPr/>
    </dgm:pt>
  </dgm:ptLst>
  <dgm:cxnLst>
    <dgm:cxn modelId="{8F438807-6C18-47CC-BD17-317D9F9F5E30}" type="presOf" srcId="{F479554B-C5BF-446B-86E5-0FD72D840E94}" destId="{A89AA09B-8372-44C3-AAF7-0E86AC34555A}" srcOrd="0" destOrd="0" presId="urn:microsoft.com/office/officeart/2008/layout/HorizontalMultiLevelHierarchy"/>
    <dgm:cxn modelId="{55E19208-6AF1-42B6-A5C2-FB2DB376DF39}" type="presOf" srcId="{B350309E-AFB2-400E-AAA6-BF9103F2D46C}" destId="{63D41102-13CD-425B-AFB4-7A6240DCDEA8}" srcOrd="0" destOrd="0" presId="urn:microsoft.com/office/officeart/2008/layout/HorizontalMultiLevelHierarchy"/>
    <dgm:cxn modelId="{A44CA20B-ECD4-4B20-AA20-4E8E06F001B0}" type="presOf" srcId="{F479554B-C5BF-446B-86E5-0FD72D840E94}" destId="{C97AB806-AAAD-4B5E-96BF-5E617C26ABDC}" srcOrd="1" destOrd="0" presId="urn:microsoft.com/office/officeart/2008/layout/HorizontalMultiLevelHierarchy"/>
    <dgm:cxn modelId="{3A570F0C-E650-4720-AE10-D1A586B5DCCA}" srcId="{68505CFB-5B8D-497E-816E-9F5C0FC546D7}" destId="{2242CA19-D4CF-401E-A250-456BC6AE1720}" srcOrd="5" destOrd="0" parTransId="{5D20802E-A2AB-4D7E-AF5B-DCC7F5002D4D}" sibTransId="{ACAEABE4-E3AE-44C1-B539-38D698284E97}"/>
    <dgm:cxn modelId="{0676B11B-CBB1-41B8-91C0-DCFF1B1E604F}" type="presOf" srcId="{BD9D408F-8230-4233-A3CE-6699CC59F1AB}" destId="{E2D8F487-C71D-4379-BCEF-FF61EE12B561}" srcOrd="1" destOrd="0" presId="urn:microsoft.com/office/officeart/2008/layout/HorizontalMultiLevelHierarchy"/>
    <dgm:cxn modelId="{7BFC9F1D-EC12-457C-B3A0-9790CECAE65D}" type="presOf" srcId="{CAA515BD-EED3-4CB3-8FBF-5169570C042E}" destId="{A67C9474-77FA-4C68-9AD2-B5F1C3F0FBE2}" srcOrd="0" destOrd="0" presId="urn:microsoft.com/office/officeart/2008/layout/HorizontalMultiLevelHierarchy"/>
    <dgm:cxn modelId="{99CC411F-6F0B-47A0-ADD2-A575DA49FDF9}" type="presOf" srcId="{377DE9D7-F969-480B-80F6-201B57D376DE}" destId="{B548AD43-3EEB-4736-AF6F-D4F3CE2C831F}" srcOrd="0" destOrd="0" presId="urn:microsoft.com/office/officeart/2008/layout/HorizontalMultiLevelHierarchy"/>
    <dgm:cxn modelId="{916E5C20-F72A-41AE-BE12-130378515F55}" srcId="{68505CFB-5B8D-497E-816E-9F5C0FC546D7}" destId="{44A7A39B-7153-4F01-B30F-410A4045A415}" srcOrd="3" destOrd="0" parTransId="{1571C1DD-F529-4200-9ACE-2B489D92D52B}" sibTransId="{ABBB3A70-F2F3-467A-B653-3A7836F04334}"/>
    <dgm:cxn modelId="{60944820-D924-4A42-9B86-0CE845365E30}" srcId="{68505CFB-5B8D-497E-816E-9F5C0FC546D7}" destId="{377DE9D7-F969-480B-80F6-201B57D376DE}" srcOrd="2" destOrd="0" parTransId="{CEC282E3-FF83-4ABD-B1C8-F9E227FDDC10}" sibTransId="{4099F2F6-B000-4C31-BD34-30282D098AB1}"/>
    <dgm:cxn modelId="{F8FB8C2D-35C7-4CA6-9485-74E653037825}" type="presOf" srcId="{CEC282E3-FF83-4ABD-B1C8-F9E227FDDC10}" destId="{76715F75-3F0D-4F38-9EEB-D44CCEC7F411}" srcOrd="0" destOrd="0" presId="urn:microsoft.com/office/officeart/2008/layout/HorizontalMultiLevelHierarchy"/>
    <dgm:cxn modelId="{9830462F-644B-4E61-8EE8-2FCB282CA3BA}" type="presOf" srcId="{B64A075B-91B5-4A12-B22C-0DBDEA857ED1}" destId="{2CEC13A3-8E7C-4BCD-8E1A-47345251D529}" srcOrd="0" destOrd="0" presId="urn:microsoft.com/office/officeart/2008/layout/HorizontalMultiLevelHierarchy"/>
    <dgm:cxn modelId="{31757331-CE5E-4D2D-AA08-0113B7EBF9EA}" type="presOf" srcId="{B032FBF4-43C9-4D0B-A1D1-3ED8BE04B1B9}" destId="{34EE5906-2D45-4892-9C94-55E21AB49F1F}" srcOrd="0" destOrd="0" presId="urn:microsoft.com/office/officeart/2008/layout/HorizontalMultiLevelHierarchy"/>
    <dgm:cxn modelId="{9ECC9032-4BFD-4C31-BF81-5EAB1522DEEA}" srcId="{68505CFB-5B8D-497E-816E-9F5C0FC546D7}" destId="{B350309E-AFB2-400E-AAA6-BF9103F2D46C}" srcOrd="1" destOrd="0" parTransId="{FA0B8BA8-C958-4A78-B9CC-4FB5E4485A01}" sibTransId="{C6DEF3DA-774B-48F5-9318-2A3E1A778F0D}"/>
    <dgm:cxn modelId="{931D9733-FCE6-4794-9C68-3BDB0B65FB35}" srcId="{68505CFB-5B8D-497E-816E-9F5C0FC546D7}" destId="{D3BB0331-60B0-4599-A9F1-731A07188BEE}" srcOrd="4" destOrd="0" parTransId="{BD9D408F-8230-4233-A3CE-6699CC59F1AB}" sibTransId="{93BF90AC-3122-4D58-B0D5-ECF3A33D577B}"/>
    <dgm:cxn modelId="{5B894336-B71A-4586-9BC9-DED28FDBE63E}" type="presOf" srcId="{1571C1DD-F529-4200-9ACE-2B489D92D52B}" destId="{7E529F8E-7C27-436E-B4B9-2CBF32A72FB6}" srcOrd="1" destOrd="0" presId="urn:microsoft.com/office/officeart/2008/layout/HorizontalMultiLevelHierarchy"/>
    <dgm:cxn modelId="{D075F039-6A84-4A1E-8028-102141A5CA19}" type="presOf" srcId="{0BA19BC8-D890-4FF7-90FD-B1D86D2F8407}" destId="{DDFB1209-5710-4820-8585-F749F86001F5}" srcOrd="0" destOrd="0" presId="urn:microsoft.com/office/officeart/2008/layout/HorizontalMultiLevelHierarchy"/>
    <dgm:cxn modelId="{FFC5885F-D24F-4599-BB6F-1B295419C01B}" type="presOf" srcId="{3030DAA7-4D89-432F-9920-966DB8445526}" destId="{4510F36B-FCDE-4D77-9AEF-F7EC4FB808D9}" srcOrd="1" destOrd="0" presId="urn:microsoft.com/office/officeart/2008/layout/HorizontalMultiLevelHierarchy"/>
    <dgm:cxn modelId="{F220E341-D960-45D8-89D2-E956FDEB0F03}" srcId="{876437D8-D461-4782-A7E7-C0C1920DFF13}" destId="{5088F7F4-C0BD-4F7E-B984-CF174BC796DB}" srcOrd="0" destOrd="0" parTransId="{415E2C8B-5A50-435B-B6C3-2562E709DBD2}" sibTransId="{90FB9CC9-BAEF-4624-ACB1-539E6E7330A0}"/>
    <dgm:cxn modelId="{5C2F5367-0A9B-4BDE-A05D-07295F8AB2EA}" type="presOf" srcId="{F269E6F6-0453-4D2F-978D-1F3D5DC5F79B}" destId="{1EFFDA82-F7F2-40E3-A569-30A3711A34A8}" srcOrd="0" destOrd="0" presId="urn:microsoft.com/office/officeart/2008/layout/HorizontalMultiLevelHierarchy"/>
    <dgm:cxn modelId="{C0CAF56D-DCBC-49F0-8FB7-B32FE6A9102C}" type="presOf" srcId="{BD9D408F-8230-4233-A3CE-6699CC59F1AB}" destId="{820D5B40-2EFB-42E7-81EE-61C35D0D7F7D}" srcOrd="0" destOrd="0" presId="urn:microsoft.com/office/officeart/2008/layout/HorizontalMultiLevelHierarchy"/>
    <dgm:cxn modelId="{B0783E6E-D592-471C-9B04-CB77108EF474}" type="presOf" srcId="{415E2C8B-5A50-435B-B6C3-2562E709DBD2}" destId="{D051B5F1-67CB-46DC-8F49-94272BDDD49D}" srcOrd="0" destOrd="0" presId="urn:microsoft.com/office/officeart/2008/layout/HorizontalMultiLevelHierarchy"/>
    <dgm:cxn modelId="{B0F10472-B167-42B5-B3B7-BC26A6D313F9}" type="presOf" srcId="{5053586E-F538-4606-B94D-F8CE0AEF893A}" destId="{B8CCC273-CF8A-4C28-8FD9-9F15103B84DA}" srcOrd="0" destOrd="0" presId="urn:microsoft.com/office/officeart/2008/layout/HorizontalMultiLevelHierarchy"/>
    <dgm:cxn modelId="{3DD49E52-9801-47A2-B2B7-03E84440FACB}" srcId="{876437D8-D461-4782-A7E7-C0C1920DFF13}" destId="{49AED925-0AB7-41A4-8EAA-C7911F0E2D41}" srcOrd="1" destOrd="0" parTransId="{3030DAA7-4D89-432F-9920-966DB8445526}" sibTransId="{01F210D4-8AFC-4643-9838-CB289A1EF727}"/>
    <dgm:cxn modelId="{9B7D5054-25DE-4F73-961A-FED6124FB5BD}" srcId="{876437D8-D461-4782-A7E7-C0C1920DFF13}" destId="{0BA19BC8-D890-4FF7-90FD-B1D86D2F8407}" srcOrd="2" destOrd="0" parTransId="{C30AF25C-FBAD-4DFD-845D-9B42C8D18314}" sibTransId="{C93519AC-B67C-4F6C-A36D-0DF74F231317}"/>
    <dgm:cxn modelId="{45518354-3564-4E86-B257-D70E6DB3E2C7}" type="presOf" srcId="{44A7A39B-7153-4F01-B30F-410A4045A415}" destId="{D1AE9EFD-4447-4AE5-AE5E-4C1E1B1C22F2}" srcOrd="0" destOrd="0" presId="urn:microsoft.com/office/officeart/2008/layout/HorizontalMultiLevelHierarchy"/>
    <dgm:cxn modelId="{446C1D76-74B5-42D2-900E-D80EA9E9843C}" srcId="{68505CFB-5B8D-497E-816E-9F5C0FC546D7}" destId="{F269E6F6-0453-4D2F-978D-1F3D5DC5F79B}" srcOrd="0" destOrd="0" parTransId="{F479554B-C5BF-446B-86E5-0FD72D840E94}" sibTransId="{E0E6DDEC-CB88-48C6-9B7E-55B0B193575B}"/>
    <dgm:cxn modelId="{4B780477-D17F-45ED-A15E-9B11682E6F47}" type="presOf" srcId="{5D20802E-A2AB-4D7E-AF5B-DCC7F5002D4D}" destId="{087ED362-CE29-4A97-B61C-D63323BEA8FB}" srcOrd="0" destOrd="0" presId="urn:microsoft.com/office/officeart/2008/layout/HorizontalMultiLevelHierarchy"/>
    <dgm:cxn modelId="{11A65B78-972F-4EDC-8E7C-7E3513ED4746}" type="presOf" srcId="{C30AF25C-FBAD-4DFD-845D-9B42C8D18314}" destId="{FD0EC4FA-22DD-4902-9C1B-06B5F8F6E432}" srcOrd="0" destOrd="0" presId="urn:microsoft.com/office/officeart/2008/layout/HorizontalMultiLevelHierarchy"/>
    <dgm:cxn modelId="{5D43AA7B-A887-4662-9740-2F372A9C51FD}" type="presOf" srcId="{F7ED4875-7340-4AB5-BF3E-6EB3B6D6E0EB}" destId="{780EE15E-13B9-4274-B955-3B547709A50C}" srcOrd="0" destOrd="0" presId="urn:microsoft.com/office/officeart/2008/layout/HorizontalMultiLevelHierarchy"/>
    <dgm:cxn modelId="{992F2F82-848B-4ED8-AB4F-1C1E85F93344}" type="presOf" srcId="{FA0B8BA8-C958-4A78-B9CC-4FB5E4485A01}" destId="{F12B72EB-D939-453D-A662-BFFC96E0EBB4}" srcOrd="1" destOrd="0" presId="urn:microsoft.com/office/officeart/2008/layout/HorizontalMultiLevelHierarchy"/>
    <dgm:cxn modelId="{C4D4958B-9394-4C68-A514-2FA2DF737E81}" type="presOf" srcId="{CAA515BD-EED3-4CB3-8FBF-5169570C042E}" destId="{F749703E-0B72-4148-A820-72B1E3738BB9}" srcOrd="1" destOrd="0" presId="urn:microsoft.com/office/officeart/2008/layout/HorizontalMultiLevelHierarchy"/>
    <dgm:cxn modelId="{51C1FA96-AF72-45A8-866F-759F39DC0377}" type="presOf" srcId="{876437D8-D461-4782-A7E7-C0C1920DFF13}" destId="{881D0923-04AB-454F-99F4-48660F8E44D2}" srcOrd="0" destOrd="0" presId="urn:microsoft.com/office/officeart/2008/layout/HorizontalMultiLevelHierarchy"/>
    <dgm:cxn modelId="{076F4097-A4AC-451A-8FCA-44A002714F66}" type="presOf" srcId="{57C14534-A4A1-4CE5-86CF-541A77317F84}" destId="{CE78DAA6-EC9C-4A34-B547-5AAF7C972133}" srcOrd="0" destOrd="0" presId="urn:microsoft.com/office/officeart/2008/layout/HorizontalMultiLevelHierarchy"/>
    <dgm:cxn modelId="{31302C9C-4402-499E-8DC8-0548D83CFB40}" type="presOf" srcId="{B032FBF4-43C9-4D0B-A1D1-3ED8BE04B1B9}" destId="{35A3DC5A-E25D-4A10-B6A2-6FD2C2ABDDB8}" srcOrd="1" destOrd="0" presId="urn:microsoft.com/office/officeart/2008/layout/HorizontalMultiLevelHierarchy"/>
    <dgm:cxn modelId="{BDC0EE9F-385B-4899-88A5-BD47428411C2}" type="presOf" srcId="{68505CFB-5B8D-497E-816E-9F5C0FC546D7}" destId="{6A0E7660-1806-452D-81D1-76ADC7D90F47}" srcOrd="0" destOrd="0" presId="urn:microsoft.com/office/officeart/2008/layout/HorizontalMultiLevelHierarchy"/>
    <dgm:cxn modelId="{8008EEA8-DA31-448F-B86C-075550414C30}" type="presOf" srcId="{1571C1DD-F529-4200-9ACE-2B489D92D52B}" destId="{280BE15F-7B6F-4A5E-96E9-A7A8F3A48177}" srcOrd="0" destOrd="0" presId="urn:microsoft.com/office/officeart/2008/layout/HorizontalMultiLevelHierarchy"/>
    <dgm:cxn modelId="{3A58C7AB-1A6A-4565-841D-6F7682F1C066}" type="presOf" srcId="{D3BB0331-60B0-4599-A9F1-731A07188BEE}" destId="{9EE59504-1871-4584-881A-9BC90D41A7C9}" srcOrd="0" destOrd="0" presId="urn:microsoft.com/office/officeart/2008/layout/HorizontalMultiLevelHierarchy"/>
    <dgm:cxn modelId="{C4589CB0-6396-4BA7-991C-251989633E44}" type="presOf" srcId="{B64A075B-91B5-4A12-B22C-0DBDEA857ED1}" destId="{0CBFE359-87F1-4F4F-B772-CD5465C0E1D8}" srcOrd="1" destOrd="0" presId="urn:microsoft.com/office/officeart/2008/layout/HorizontalMultiLevelHierarchy"/>
    <dgm:cxn modelId="{05D5B8B4-1C71-4D2D-8718-33DF214B8B6B}" type="presOf" srcId="{3030DAA7-4D89-432F-9920-966DB8445526}" destId="{87DD8E37-820A-4894-93B5-C769BDD89CB0}" srcOrd="0" destOrd="0" presId="urn:microsoft.com/office/officeart/2008/layout/HorizontalMultiLevelHierarchy"/>
    <dgm:cxn modelId="{346058BB-963B-49B4-AD1B-7B0433C546E4}" type="presOf" srcId="{CEC282E3-FF83-4ABD-B1C8-F9E227FDDC10}" destId="{2AD5FEC4-ED33-413B-B273-6BA620855AEE}" srcOrd="1" destOrd="0" presId="urn:microsoft.com/office/officeart/2008/layout/HorizontalMultiLevelHierarchy"/>
    <dgm:cxn modelId="{8680CDCD-DD46-4D07-ABA4-107B0B0C2AB2}" type="presOf" srcId="{C30AF25C-FBAD-4DFD-845D-9B42C8D18314}" destId="{9193BF52-D593-46C7-96B6-F12B8B38039B}" srcOrd="1" destOrd="0" presId="urn:microsoft.com/office/officeart/2008/layout/HorizontalMultiLevelHierarchy"/>
    <dgm:cxn modelId="{90404ECE-3207-4540-9AF8-592D38996DB4}" srcId="{57C14534-A4A1-4CE5-86CF-541A77317F84}" destId="{68505CFB-5B8D-497E-816E-9F5C0FC546D7}" srcOrd="1" destOrd="0" parTransId="{B032FBF4-43C9-4D0B-A1D1-3ED8BE04B1B9}" sibTransId="{85E04313-4B7A-4AC8-9F30-0D4E5702E61F}"/>
    <dgm:cxn modelId="{5C2B9BD0-9B35-49F6-A522-19781762361F}" srcId="{876437D8-D461-4782-A7E7-C0C1920DFF13}" destId="{F7ED4875-7340-4AB5-BF3E-6EB3B6D6E0EB}" srcOrd="3" destOrd="0" parTransId="{CAA515BD-EED3-4CB3-8FBF-5169570C042E}" sibTransId="{12FC5EBE-0A97-44F9-A8C2-BF73DBE11F7D}"/>
    <dgm:cxn modelId="{76D125DC-65E7-4E57-A3DE-C44EFEB38971}" srcId="{5053586E-F538-4606-B94D-F8CE0AEF893A}" destId="{57C14534-A4A1-4CE5-86CF-541A77317F84}" srcOrd="0" destOrd="0" parTransId="{2F942E2E-C561-4DC7-BDC0-DC07C42C2C0E}" sibTransId="{DCBF7CFC-C365-44E6-B5F9-965A9C80F370}"/>
    <dgm:cxn modelId="{26C557E1-0D58-4DD8-B14A-F32987EC17D5}" type="presOf" srcId="{49AED925-0AB7-41A4-8EAA-C7911F0E2D41}" destId="{893B9C56-6849-4CD6-A974-B4C0C5ACDF92}" srcOrd="0" destOrd="0" presId="urn:microsoft.com/office/officeart/2008/layout/HorizontalMultiLevelHierarchy"/>
    <dgm:cxn modelId="{9F9E84E3-28B8-4D74-B33C-2744C416D616}" type="presOf" srcId="{FA0B8BA8-C958-4A78-B9CC-4FB5E4485A01}" destId="{45A09DC2-52FE-42D0-9E7C-D4DC6795427B}" srcOrd="0" destOrd="0" presId="urn:microsoft.com/office/officeart/2008/layout/HorizontalMultiLevelHierarchy"/>
    <dgm:cxn modelId="{2A06AAE3-50FB-4126-95A3-61D407DDFB53}" type="presOf" srcId="{5088F7F4-C0BD-4F7E-B984-CF174BC796DB}" destId="{0DF0C72F-3B44-4CD1-9008-D3564602D5E6}" srcOrd="0" destOrd="0" presId="urn:microsoft.com/office/officeart/2008/layout/HorizontalMultiLevelHierarchy"/>
    <dgm:cxn modelId="{56C5F5EA-5D5B-4081-AD45-D65355BEEE6B}" type="presOf" srcId="{2242CA19-D4CF-401E-A250-456BC6AE1720}" destId="{2AB41D91-5827-4601-A110-6C9F84FD8D5A}" srcOrd="0" destOrd="0" presId="urn:microsoft.com/office/officeart/2008/layout/HorizontalMultiLevelHierarchy"/>
    <dgm:cxn modelId="{123A97F7-45D6-45F6-A4B5-C155C7086045}" type="presOf" srcId="{5D20802E-A2AB-4D7E-AF5B-DCC7F5002D4D}" destId="{3707F664-99DE-42C2-AE48-A55E5E80DEB4}" srcOrd="1" destOrd="0" presId="urn:microsoft.com/office/officeart/2008/layout/HorizontalMultiLevelHierarchy"/>
    <dgm:cxn modelId="{9684BEFB-4416-443C-98B2-EB5AAE79F809}" type="presOf" srcId="{415E2C8B-5A50-435B-B6C3-2562E709DBD2}" destId="{B2C83D20-CC8D-4E1B-9D72-3339970947BD}" srcOrd="1" destOrd="0" presId="urn:microsoft.com/office/officeart/2008/layout/HorizontalMultiLevelHierarchy"/>
    <dgm:cxn modelId="{8B0D2DFD-39E1-40AF-8C30-0039F82B88B2}" srcId="{57C14534-A4A1-4CE5-86CF-541A77317F84}" destId="{876437D8-D461-4782-A7E7-C0C1920DFF13}" srcOrd="0" destOrd="0" parTransId="{B64A075B-91B5-4A12-B22C-0DBDEA857ED1}" sibTransId="{4F0B542D-635F-4312-B53B-407DE3A1B0A4}"/>
    <dgm:cxn modelId="{E2559E79-F4CE-44FA-9711-37605484AB08}" type="presParOf" srcId="{B8CCC273-CF8A-4C28-8FD9-9F15103B84DA}" destId="{E766EDBB-8265-4F5A-979C-9165E8CD6FC0}" srcOrd="0" destOrd="0" presId="urn:microsoft.com/office/officeart/2008/layout/HorizontalMultiLevelHierarchy"/>
    <dgm:cxn modelId="{27F223B1-EFC8-4C83-B7DD-F5F58422787A}" type="presParOf" srcId="{E766EDBB-8265-4F5A-979C-9165E8CD6FC0}" destId="{CE78DAA6-EC9C-4A34-B547-5AAF7C972133}" srcOrd="0" destOrd="0" presId="urn:microsoft.com/office/officeart/2008/layout/HorizontalMultiLevelHierarchy"/>
    <dgm:cxn modelId="{A955D89C-DF0F-444E-8D5B-3C16D51938DA}" type="presParOf" srcId="{E766EDBB-8265-4F5A-979C-9165E8CD6FC0}" destId="{1AD804CC-060B-40B9-8759-16E9E5244630}" srcOrd="1" destOrd="0" presId="urn:microsoft.com/office/officeart/2008/layout/HorizontalMultiLevelHierarchy"/>
    <dgm:cxn modelId="{DEF0ABA7-14B9-43A8-9A4E-ECEEDCC3B694}" type="presParOf" srcId="{1AD804CC-060B-40B9-8759-16E9E5244630}" destId="{2CEC13A3-8E7C-4BCD-8E1A-47345251D529}" srcOrd="0" destOrd="0" presId="urn:microsoft.com/office/officeart/2008/layout/HorizontalMultiLevelHierarchy"/>
    <dgm:cxn modelId="{5B59BDF8-26F2-4656-862D-A800F35E0FDD}" type="presParOf" srcId="{2CEC13A3-8E7C-4BCD-8E1A-47345251D529}" destId="{0CBFE359-87F1-4F4F-B772-CD5465C0E1D8}" srcOrd="0" destOrd="0" presId="urn:microsoft.com/office/officeart/2008/layout/HorizontalMultiLevelHierarchy"/>
    <dgm:cxn modelId="{D6754DCA-1F8D-44AD-AD2D-A16D81BAAD10}" type="presParOf" srcId="{1AD804CC-060B-40B9-8759-16E9E5244630}" destId="{86C680E0-A69E-4B04-9520-A1692C4D2FEB}" srcOrd="1" destOrd="0" presId="urn:microsoft.com/office/officeart/2008/layout/HorizontalMultiLevelHierarchy"/>
    <dgm:cxn modelId="{1358E4DC-72E6-48AD-AB52-97C96726EB51}" type="presParOf" srcId="{86C680E0-A69E-4B04-9520-A1692C4D2FEB}" destId="{881D0923-04AB-454F-99F4-48660F8E44D2}" srcOrd="0" destOrd="0" presId="urn:microsoft.com/office/officeart/2008/layout/HorizontalMultiLevelHierarchy"/>
    <dgm:cxn modelId="{1F489F58-6C3E-4F1B-AF7D-58812672190B}" type="presParOf" srcId="{86C680E0-A69E-4B04-9520-A1692C4D2FEB}" destId="{FAC6E619-91A0-4F0A-811D-9EB5DEEA299F}" srcOrd="1" destOrd="0" presId="urn:microsoft.com/office/officeart/2008/layout/HorizontalMultiLevelHierarchy"/>
    <dgm:cxn modelId="{9593BED8-24BF-47BB-BEB6-C6D803BF02F9}" type="presParOf" srcId="{FAC6E619-91A0-4F0A-811D-9EB5DEEA299F}" destId="{D051B5F1-67CB-46DC-8F49-94272BDDD49D}" srcOrd="0" destOrd="0" presId="urn:microsoft.com/office/officeart/2008/layout/HorizontalMultiLevelHierarchy"/>
    <dgm:cxn modelId="{E8209F23-5D77-4304-B1F2-6F1E1E67C539}" type="presParOf" srcId="{D051B5F1-67CB-46DC-8F49-94272BDDD49D}" destId="{B2C83D20-CC8D-4E1B-9D72-3339970947BD}" srcOrd="0" destOrd="0" presId="urn:microsoft.com/office/officeart/2008/layout/HorizontalMultiLevelHierarchy"/>
    <dgm:cxn modelId="{0B0177C1-3AE0-470A-A8FE-5769CD3590C0}" type="presParOf" srcId="{FAC6E619-91A0-4F0A-811D-9EB5DEEA299F}" destId="{B3A864AD-E9A5-46C9-901E-BDF2F3407224}" srcOrd="1" destOrd="0" presId="urn:microsoft.com/office/officeart/2008/layout/HorizontalMultiLevelHierarchy"/>
    <dgm:cxn modelId="{1CDC0234-D343-4521-9C7A-8F45AD9A267B}" type="presParOf" srcId="{B3A864AD-E9A5-46C9-901E-BDF2F3407224}" destId="{0DF0C72F-3B44-4CD1-9008-D3564602D5E6}" srcOrd="0" destOrd="0" presId="urn:microsoft.com/office/officeart/2008/layout/HorizontalMultiLevelHierarchy"/>
    <dgm:cxn modelId="{0B34A2E3-BD29-4119-B48B-EC53C0BB97BD}" type="presParOf" srcId="{B3A864AD-E9A5-46C9-901E-BDF2F3407224}" destId="{B2CD5A46-2277-49BB-A093-452B1FF572E9}" srcOrd="1" destOrd="0" presId="urn:microsoft.com/office/officeart/2008/layout/HorizontalMultiLevelHierarchy"/>
    <dgm:cxn modelId="{8B2708D7-FD72-4097-B214-8BBCF5DF48A1}" type="presParOf" srcId="{FAC6E619-91A0-4F0A-811D-9EB5DEEA299F}" destId="{87DD8E37-820A-4894-93B5-C769BDD89CB0}" srcOrd="2" destOrd="0" presId="urn:microsoft.com/office/officeart/2008/layout/HorizontalMultiLevelHierarchy"/>
    <dgm:cxn modelId="{F836FE65-7754-410A-9D55-13078ED69A80}" type="presParOf" srcId="{87DD8E37-820A-4894-93B5-C769BDD89CB0}" destId="{4510F36B-FCDE-4D77-9AEF-F7EC4FB808D9}" srcOrd="0" destOrd="0" presId="urn:microsoft.com/office/officeart/2008/layout/HorizontalMultiLevelHierarchy"/>
    <dgm:cxn modelId="{3EDD89CC-CBF1-4EA3-B30A-B41135787B5A}" type="presParOf" srcId="{FAC6E619-91A0-4F0A-811D-9EB5DEEA299F}" destId="{6C27FD15-FB38-4D04-B846-502EFEEFBE40}" srcOrd="3" destOrd="0" presId="urn:microsoft.com/office/officeart/2008/layout/HorizontalMultiLevelHierarchy"/>
    <dgm:cxn modelId="{085F801F-0EF0-408D-B0A1-94E7DDBB8C31}" type="presParOf" srcId="{6C27FD15-FB38-4D04-B846-502EFEEFBE40}" destId="{893B9C56-6849-4CD6-A974-B4C0C5ACDF92}" srcOrd="0" destOrd="0" presId="urn:microsoft.com/office/officeart/2008/layout/HorizontalMultiLevelHierarchy"/>
    <dgm:cxn modelId="{A294CCA5-98A0-481C-BAB7-047C1775B4F9}" type="presParOf" srcId="{6C27FD15-FB38-4D04-B846-502EFEEFBE40}" destId="{1092FF82-5725-4DE4-9EEC-A6DB5C1D5F59}" srcOrd="1" destOrd="0" presId="urn:microsoft.com/office/officeart/2008/layout/HorizontalMultiLevelHierarchy"/>
    <dgm:cxn modelId="{D376EAAE-DCD7-4219-8238-7E754D198532}" type="presParOf" srcId="{FAC6E619-91A0-4F0A-811D-9EB5DEEA299F}" destId="{FD0EC4FA-22DD-4902-9C1B-06B5F8F6E432}" srcOrd="4" destOrd="0" presId="urn:microsoft.com/office/officeart/2008/layout/HorizontalMultiLevelHierarchy"/>
    <dgm:cxn modelId="{CEFEC09E-0D5B-4298-8C6C-F1415E08566C}" type="presParOf" srcId="{FD0EC4FA-22DD-4902-9C1B-06B5F8F6E432}" destId="{9193BF52-D593-46C7-96B6-F12B8B38039B}" srcOrd="0" destOrd="0" presId="urn:microsoft.com/office/officeart/2008/layout/HorizontalMultiLevelHierarchy"/>
    <dgm:cxn modelId="{719FA443-8D96-424B-9EB2-FF8240E74541}" type="presParOf" srcId="{FAC6E619-91A0-4F0A-811D-9EB5DEEA299F}" destId="{732D80CF-48C4-4254-8C6B-3B9F94FDC2FF}" srcOrd="5" destOrd="0" presId="urn:microsoft.com/office/officeart/2008/layout/HorizontalMultiLevelHierarchy"/>
    <dgm:cxn modelId="{D3737DED-15B0-432F-80EB-AC686E11C6DD}" type="presParOf" srcId="{732D80CF-48C4-4254-8C6B-3B9F94FDC2FF}" destId="{DDFB1209-5710-4820-8585-F749F86001F5}" srcOrd="0" destOrd="0" presId="urn:microsoft.com/office/officeart/2008/layout/HorizontalMultiLevelHierarchy"/>
    <dgm:cxn modelId="{12C032DB-1B42-4518-9476-FC086477937B}" type="presParOf" srcId="{732D80CF-48C4-4254-8C6B-3B9F94FDC2FF}" destId="{67CB6DA2-90B7-4F9F-83BB-9571DA389963}" srcOrd="1" destOrd="0" presId="urn:microsoft.com/office/officeart/2008/layout/HorizontalMultiLevelHierarchy"/>
    <dgm:cxn modelId="{438FEE8C-9A52-4436-84E1-CF004BB7AE6D}" type="presParOf" srcId="{FAC6E619-91A0-4F0A-811D-9EB5DEEA299F}" destId="{A67C9474-77FA-4C68-9AD2-B5F1C3F0FBE2}" srcOrd="6" destOrd="0" presId="urn:microsoft.com/office/officeart/2008/layout/HorizontalMultiLevelHierarchy"/>
    <dgm:cxn modelId="{1244CDEB-5520-4635-BD08-52FEAAC85A70}" type="presParOf" srcId="{A67C9474-77FA-4C68-9AD2-B5F1C3F0FBE2}" destId="{F749703E-0B72-4148-A820-72B1E3738BB9}" srcOrd="0" destOrd="0" presId="urn:microsoft.com/office/officeart/2008/layout/HorizontalMultiLevelHierarchy"/>
    <dgm:cxn modelId="{95C4FFC0-C602-46B5-9893-6268E4C5C39D}" type="presParOf" srcId="{FAC6E619-91A0-4F0A-811D-9EB5DEEA299F}" destId="{CD649F6D-4D1B-4B96-9B0E-CA20F063D142}" srcOrd="7" destOrd="0" presId="urn:microsoft.com/office/officeart/2008/layout/HorizontalMultiLevelHierarchy"/>
    <dgm:cxn modelId="{B7EEB147-6895-4704-B232-7FA07A3DEAF3}" type="presParOf" srcId="{CD649F6D-4D1B-4B96-9B0E-CA20F063D142}" destId="{780EE15E-13B9-4274-B955-3B547709A50C}" srcOrd="0" destOrd="0" presId="urn:microsoft.com/office/officeart/2008/layout/HorizontalMultiLevelHierarchy"/>
    <dgm:cxn modelId="{EF0B00AC-6E46-4D2A-A1ED-3407E531E9CD}" type="presParOf" srcId="{CD649F6D-4D1B-4B96-9B0E-CA20F063D142}" destId="{1F8B5C56-A86D-4692-B98A-E7F294CE1875}" srcOrd="1" destOrd="0" presId="urn:microsoft.com/office/officeart/2008/layout/HorizontalMultiLevelHierarchy"/>
    <dgm:cxn modelId="{5B1CE121-5EE2-4509-AB4B-5F50E176BACF}" type="presParOf" srcId="{1AD804CC-060B-40B9-8759-16E9E5244630}" destId="{34EE5906-2D45-4892-9C94-55E21AB49F1F}" srcOrd="2" destOrd="0" presId="urn:microsoft.com/office/officeart/2008/layout/HorizontalMultiLevelHierarchy"/>
    <dgm:cxn modelId="{07B7684D-9A3A-4506-98FD-66B02104E57F}" type="presParOf" srcId="{34EE5906-2D45-4892-9C94-55E21AB49F1F}" destId="{35A3DC5A-E25D-4A10-B6A2-6FD2C2ABDDB8}" srcOrd="0" destOrd="0" presId="urn:microsoft.com/office/officeart/2008/layout/HorizontalMultiLevelHierarchy"/>
    <dgm:cxn modelId="{FA86C2F8-AB5D-4537-B927-9185877C52B3}" type="presParOf" srcId="{1AD804CC-060B-40B9-8759-16E9E5244630}" destId="{A2FDDFA3-6771-4A85-A38F-C5E6342A188F}" srcOrd="3" destOrd="0" presId="urn:microsoft.com/office/officeart/2008/layout/HorizontalMultiLevelHierarchy"/>
    <dgm:cxn modelId="{F8F78BF9-5C97-4796-83EE-D382650D167A}" type="presParOf" srcId="{A2FDDFA3-6771-4A85-A38F-C5E6342A188F}" destId="{6A0E7660-1806-452D-81D1-76ADC7D90F47}" srcOrd="0" destOrd="0" presId="urn:microsoft.com/office/officeart/2008/layout/HorizontalMultiLevelHierarchy"/>
    <dgm:cxn modelId="{82FC85A5-4646-40EB-8C32-023D1DA56B6A}" type="presParOf" srcId="{A2FDDFA3-6771-4A85-A38F-C5E6342A188F}" destId="{A0D4A4A5-F3E3-437B-AD83-10F4FE9A1887}" srcOrd="1" destOrd="0" presId="urn:microsoft.com/office/officeart/2008/layout/HorizontalMultiLevelHierarchy"/>
    <dgm:cxn modelId="{D49F7A7F-E338-4991-A485-BF13FBDB446A}" type="presParOf" srcId="{A0D4A4A5-F3E3-437B-AD83-10F4FE9A1887}" destId="{A89AA09B-8372-44C3-AAF7-0E86AC34555A}" srcOrd="0" destOrd="0" presId="urn:microsoft.com/office/officeart/2008/layout/HorizontalMultiLevelHierarchy"/>
    <dgm:cxn modelId="{05D4247D-A73E-4986-A26D-53DDDA676555}" type="presParOf" srcId="{A89AA09B-8372-44C3-AAF7-0E86AC34555A}" destId="{C97AB806-AAAD-4B5E-96BF-5E617C26ABDC}" srcOrd="0" destOrd="0" presId="urn:microsoft.com/office/officeart/2008/layout/HorizontalMultiLevelHierarchy"/>
    <dgm:cxn modelId="{13313254-DF4C-43AB-8EEF-970B2F207026}" type="presParOf" srcId="{A0D4A4A5-F3E3-437B-AD83-10F4FE9A1887}" destId="{DF535F19-4FAB-4825-8E6F-67BAAAE9283D}" srcOrd="1" destOrd="0" presId="urn:microsoft.com/office/officeart/2008/layout/HorizontalMultiLevelHierarchy"/>
    <dgm:cxn modelId="{FAD4E30F-86E6-4C8A-BE66-D867E1BAEC1F}" type="presParOf" srcId="{DF535F19-4FAB-4825-8E6F-67BAAAE9283D}" destId="{1EFFDA82-F7F2-40E3-A569-30A3711A34A8}" srcOrd="0" destOrd="0" presId="urn:microsoft.com/office/officeart/2008/layout/HorizontalMultiLevelHierarchy"/>
    <dgm:cxn modelId="{09450636-DF7D-43FC-978F-AC8C43504BD5}" type="presParOf" srcId="{DF535F19-4FAB-4825-8E6F-67BAAAE9283D}" destId="{2CC2621F-BA0A-4DF3-A9AA-CF28B0011E11}" srcOrd="1" destOrd="0" presId="urn:microsoft.com/office/officeart/2008/layout/HorizontalMultiLevelHierarchy"/>
    <dgm:cxn modelId="{D25E9F1C-B48F-47EB-9F29-573AD5FE395D}" type="presParOf" srcId="{A0D4A4A5-F3E3-437B-AD83-10F4FE9A1887}" destId="{45A09DC2-52FE-42D0-9E7C-D4DC6795427B}" srcOrd="2" destOrd="0" presId="urn:microsoft.com/office/officeart/2008/layout/HorizontalMultiLevelHierarchy"/>
    <dgm:cxn modelId="{76DB80AB-41BC-4673-8C14-F3D60CCC89C8}" type="presParOf" srcId="{45A09DC2-52FE-42D0-9E7C-D4DC6795427B}" destId="{F12B72EB-D939-453D-A662-BFFC96E0EBB4}" srcOrd="0" destOrd="0" presId="urn:microsoft.com/office/officeart/2008/layout/HorizontalMultiLevelHierarchy"/>
    <dgm:cxn modelId="{EC712829-4BA5-48A3-AF38-71DF1EF73B0E}" type="presParOf" srcId="{A0D4A4A5-F3E3-437B-AD83-10F4FE9A1887}" destId="{C9D89A49-0201-4BDE-A175-32D6C50E65E6}" srcOrd="3" destOrd="0" presId="urn:microsoft.com/office/officeart/2008/layout/HorizontalMultiLevelHierarchy"/>
    <dgm:cxn modelId="{CEB03439-D3F9-4892-BDEF-0B4D57CBC3E4}" type="presParOf" srcId="{C9D89A49-0201-4BDE-A175-32D6C50E65E6}" destId="{63D41102-13CD-425B-AFB4-7A6240DCDEA8}" srcOrd="0" destOrd="0" presId="urn:microsoft.com/office/officeart/2008/layout/HorizontalMultiLevelHierarchy"/>
    <dgm:cxn modelId="{93458462-C533-420A-9432-07B529BFFD54}" type="presParOf" srcId="{C9D89A49-0201-4BDE-A175-32D6C50E65E6}" destId="{4296E996-5636-4EA2-A518-619DFF47D44C}" srcOrd="1" destOrd="0" presId="urn:microsoft.com/office/officeart/2008/layout/HorizontalMultiLevelHierarchy"/>
    <dgm:cxn modelId="{FD978AEE-087E-4574-9C7A-7EFABD5CE7CC}" type="presParOf" srcId="{A0D4A4A5-F3E3-437B-AD83-10F4FE9A1887}" destId="{76715F75-3F0D-4F38-9EEB-D44CCEC7F411}" srcOrd="4" destOrd="0" presId="urn:microsoft.com/office/officeart/2008/layout/HorizontalMultiLevelHierarchy"/>
    <dgm:cxn modelId="{9FEBF6AE-D469-401D-8B4E-51FFBC38E7DA}" type="presParOf" srcId="{76715F75-3F0D-4F38-9EEB-D44CCEC7F411}" destId="{2AD5FEC4-ED33-413B-B273-6BA620855AEE}" srcOrd="0" destOrd="0" presId="urn:microsoft.com/office/officeart/2008/layout/HorizontalMultiLevelHierarchy"/>
    <dgm:cxn modelId="{08B37B96-EBA3-49E3-BB6D-D5564418FBFD}" type="presParOf" srcId="{A0D4A4A5-F3E3-437B-AD83-10F4FE9A1887}" destId="{439162B2-D5D1-4F00-94CE-C287A70FB427}" srcOrd="5" destOrd="0" presId="urn:microsoft.com/office/officeart/2008/layout/HorizontalMultiLevelHierarchy"/>
    <dgm:cxn modelId="{DFE667A8-F339-4775-BAD7-E7F980682B23}" type="presParOf" srcId="{439162B2-D5D1-4F00-94CE-C287A70FB427}" destId="{B548AD43-3EEB-4736-AF6F-D4F3CE2C831F}" srcOrd="0" destOrd="0" presId="urn:microsoft.com/office/officeart/2008/layout/HorizontalMultiLevelHierarchy"/>
    <dgm:cxn modelId="{18A3D5B4-394C-4E44-AC92-A5BD20B2D013}" type="presParOf" srcId="{439162B2-D5D1-4F00-94CE-C287A70FB427}" destId="{B0368AE6-4F5D-4703-BC6E-66A37F9817F1}" srcOrd="1" destOrd="0" presId="urn:microsoft.com/office/officeart/2008/layout/HorizontalMultiLevelHierarchy"/>
    <dgm:cxn modelId="{07ED8273-2C97-4D1C-BB1B-4E7F18F954B9}" type="presParOf" srcId="{A0D4A4A5-F3E3-437B-AD83-10F4FE9A1887}" destId="{280BE15F-7B6F-4A5E-96E9-A7A8F3A48177}" srcOrd="6" destOrd="0" presId="urn:microsoft.com/office/officeart/2008/layout/HorizontalMultiLevelHierarchy"/>
    <dgm:cxn modelId="{FCF258BE-53F1-4FB0-97EF-AB3422C3A6C7}" type="presParOf" srcId="{280BE15F-7B6F-4A5E-96E9-A7A8F3A48177}" destId="{7E529F8E-7C27-436E-B4B9-2CBF32A72FB6}" srcOrd="0" destOrd="0" presId="urn:microsoft.com/office/officeart/2008/layout/HorizontalMultiLevelHierarchy"/>
    <dgm:cxn modelId="{80B3B60B-D448-4DDA-87B0-625D9BA55F22}" type="presParOf" srcId="{A0D4A4A5-F3E3-437B-AD83-10F4FE9A1887}" destId="{71F75A3E-0495-438B-ACEF-772ADA136DF3}" srcOrd="7" destOrd="0" presId="urn:microsoft.com/office/officeart/2008/layout/HorizontalMultiLevelHierarchy"/>
    <dgm:cxn modelId="{ADF55970-F308-444F-B2DE-A091121BDB40}" type="presParOf" srcId="{71F75A3E-0495-438B-ACEF-772ADA136DF3}" destId="{D1AE9EFD-4447-4AE5-AE5E-4C1E1B1C22F2}" srcOrd="0" destOrd="0" presId="urn:microsoft.com/office/officeart/2008/layout/HorizontalMultiLevelHierarchy"/>
    <dgm:cxn modelId="{BA169D64-1A15-4418-A41B-3BE6EB59B097}" type="presParOf" srcId="{71F75A3E-0495-438B-ACEF-772ADA136DF3}" destId="{8C48E1E2-2664-4AB6-AF0F-D3B397EA3579}" srcOrd="1" destOrd="0" presId="urn:microsoft.com/office/officeart/2008/layout/HorizontalMultiLevelHierarchy"/>
    <dgm:cxn modelId="{4EDEBE18-B62E-45E5-AC22-44ED42A4DDD9}" type="presParOf" srcId="{A0D4A4A5-F3E3-437B-AD83-10F4FE9A1887}" destId="{820D5B40-2EFB-42E7-81EE-61C35D0D7F7D}" srcOrd="8" destOrd="0" presId="urn:microsoft.com/office/officeart/2008/layout/HorizontalMultiLevelHierarchy"/>
    <dgm:cxn modelId="{58CB60DB-5AA7-4B34-B81A-403AE1BB8BA0}" type="presParOf" srcId="{820D5B40-2EFB-42E7-81EE-61C35D0D7F7D}" destId="{E2D8F487-C71D-4379-BCEF-FF61EE12B561}" srcOrd="0" destOrd="0" presId="urn:microsoft.com/office/officeart/2008/layout/HorizontalMultiLevelHierarchy"/>
    <dgm:cxn modelId="{181A49F1-C8BC-4676-9911-C6AB4F6219FB}" type="presParOf" srcId="{A0D4A4A5-F3E3-437B-AD83-10F4FE9A1887}" destId="{BF2C5425-E28F-4F9C-BF1F-1387B44F27E6}" srcOrd="9" destOrd="0" presId="urn:microsoft.com/office/officeart/2008/layout/HorizontalMultiLevelHierarchy"/>
    <dgm:cxn modelId="{E1A4B363-1A53-4E86-B326-2BD1DD1F2229}" type="presParOf" srcId="{BF2C5425-E28F-4F9C-BF1F-1387B44F27E6}" destId="{9EE59504-1871-4584-881A-9BC90D41A7C9}" srcOrd="0" destOrd="0" presId="urn:microsoft.com/office/officeart/2008/layout/HorizontalMultiLevelHierarchy"/>
    <dgm:cxn modelId="{10049D69-0B01-45DA-AEF9-C1040353065D}" type="presParOf" srcId="{BF2C5425-E28F-4F9C-BF1F-1387B44F27E6}" destId="{A93EADF6-C552-4A02-8229-2FE6EE887533}" srcOrd="1" destOrd="0" presId="urn:microsoft.com/office/officeart/2008/layout/HorizontalMultiLevelHierarchy"/>
    <dgm:cxn modelId="{40223809-16AD-4EAB-B514-D55FF1B6CE25}" type="presParOf" srcId="{A0D4A4A5-F3E3-437B-AD83-10F4FE9A1887}" destId="{087ED362-CE29-4A97-B61C-D63323BEA8FB}" srcOrd="10" destOrd="0" presId="urn:microsoft.com/office/officeart/2008/layout/HorizontalMultiLevelHierarchy"/>
    <dgm:cxn modelId="{AE746134-71A9-4620-8477-24B7C2F55B6D}" type="presParOf" srcId="{087ED362-CE29-4A97-B61C-D63323BEA8FB}" destId="{3707F664-99DE-42C2-AE48-A55E5E80DEB4}" srcOrd="0" destOrd="0" presId="urn:microsoft.com/office/officeart/2008/layout/HorizontalMultiLevelHierarchy"/>
    <dgm:cxn modelId="{E5414339-F3B4-4C66-9094-683CB74B53CF}" type="presParOf" srcId="{A0D4A4A5-F3E3-437B-AD83-10F4FE9A1887}" destId="{582389D2-59AB-4548-AD03-E648695A979D}" srcOrd="11" destOrd="0" presId="urn:microsoft.com/office/officeart/2008/layout/HorizontalMultiLevelHierarchy"/>
    <dgm:cxn modelId="{E952503A-6BFC-4382-8542-217C895940DD}" type="presParOf" srcId="{582389D2-59AB-4548-AD03-E648695A979D}" destId="{2AB41D91-5827-4601-A110-6C9F84FD8D5A}" srcOrd="0" destOrd="0" presId="urn:microsoft.com/office/officeart/2008/layout/HorizontalMultiLevelHierarchy"/>
    <dgm:cxn modelId="{A39C326E-43A7-476E-A210-024F32B04B96}" type="presParOf" srcId="{582389D2-59AB-4548-AD03-E648695A979D}" destId="{404A5992-989B-4ACB-A736-533CC3CEB0C4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7ED362-CE29-4A97-B61C-D63323BEA8FB}">
      <dsp:nvSpPr>
        <dsp:cNvPr id="0" name=""/>
        <dsp:cNvSpPr/>
      </dsp:nvSpPr>
      <dsp:spPr>
        <a:xfrm>
          <a:off x="3287935" y="2327988"/>
          <a:ext cx="176808" cy="842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8404" y="0"/>
              </a:lnTo>
              <a:lnTo>
                <a:pt x="88404" y="842266"/>
              </a:lnTo>
              <a:lnTo>
                <a:pt x="176808" y="8422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54823" y="2727606"/>
        <a:ext cx="43031" cy="43031"/>
      </dsp:txXfrm>
    </dsp:sp>
    <dsp:sp modelId="{820D5B40-2EFB-42E7-81EE-61C35D0D7F7D}">
      <dsp:nvSpPr>
        <dsp:cNvPr id="0" name=""/>
        <dsp:cNvSpPr/>
      </dsp:nvSpPr>
      <dsp:spPr>
        <a:xfrm>
          <a:off x="3287935" y="2327988"/>
          <a:ext cx="176808" cy="5053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8404" y="0"/>
              </a:lnTo>
              <a:lnTo>
                <a:pt x="88404" y="505360"/>
              </a:lnTo>
              <a:lnTo>
                <a:pt x="176808" y="5053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62954" y="2567283"/>
        <a:ext cx="26769" cy="26769"/>
      </dsp:txXfrm>
    </dsp:sp>
    <dsp:sp modelId="{280BE15F-7B6F-4A5E-96E9-A7A8F3A48177}">
      <dsp:nvSpPr>
        <dsp:cNvPr id="0" name=""/>
        <dsp:cNvSpPr/>
      </dsp:nvSpPr>
      <dsp:spPr>
        <a:xfrm>
          <a:off x="3287935" y="2327988"/>
          <a:ext cx="176808" cy="168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8404" y="0"/>
              </a:lnTo>
              <a:lnTo>
                <a:pt x="88404" y="168453"/>
              </a:lnTo>
              <a:lnTo>
                <a:pt x="176808" y="1684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70234" y="2406109"/>
        <a:ext cx="12210" cy="12210"/>
      </dsp:txXfrm>
    </dsp:sp>
    <dsp:sp modelId="{76715F75-3F0D-4F38-9EEB-D44CCEC7F411}">
      <dsp:nvSpPr>
        <dsp:cNvPr id="0" name=""/>
        <dsp:cNvSpPr/>
      </dsp:nvSpPr>
      <dsp:spPr>
        <a:xfrm>
          <a:off x="3287935" y="2159535"/>
          <a:ext cx="176808" cy="168453"/>
        </a:xfrm>
        <a:custGeom>
          <a:avLst/>
          <a:gdLst/>
          <a:ahLst/>
          <a:cxnLst/>
          <a:rect l="0" t="0" r="0" b="0"/>
          <a:pathLst>
            <a:path>
              <a:moveTo>
                <a:pt x="0" y="168453"/>
              </a:moveTo>
              <a:lnTo>
                <a:pt x="88404" y="168453"/>
              </a:lnTo>
              <a:lnTo>
                <a:pt x="88404" y="0"/>
              </a:lnTo>
              <a:lnTo>
                <a:pt x="17680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70234" y="2237656"/>
        <a:ext cx="12210" cy="12210"/>
      </dsp:txXfrm>
    </dsp:sp>
    <dsp:sp modelId="{45A09DC2-52FE-42D0-9E7C-D4DC6795427B}">
      <dsp:nvSpPr>
        <dsp:cNvPr id="0" name=""/>
        <dsp:cNvSpPr/>
      </dsp:nvSpPr>
      <dsp:spPr>
        <a:xfrm>
          <a:off x="3287935" y="1822628"/>
          <a:ext cx="176808" cy="505360"/>
        </a:xfrm>
        <a:custGeom>
          <a:avLst/>
          <a:gdLst/>
          <a:ahLst/>
          <a:cxnLst/>
          <a:rect l="0" t="0" r="0" b="0"/>
          <a:pathLst>
            <a:path>
              <a:moveTo>
                <a:pt x="0" y="505360"/>
              </a:moveTo>
              <a:lnTo>
                <a:pt x="88404" y="505360"/>
              </a:lnTo>
              <a:lnTo>
                <a:pt x="88404" y="0"/>
              </a:lnTo>
              <a:lnTo>
                <a:pt x="17680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62954" y="2061923"/>
        <a:ext cx="26769" cy="26769"/>
      </dsp:txXfrm>
    </dsp:sp>
    <dsp:sp modelId="{A89AA09B-8372-44C3-AAF7-0E86AC34555A}">
      <dsp:nvSpPr>
        <dsp:cNvPr id="0" name=""/>
        <dsp:cNvSpPr/>
      </dsp:nvSpPr>
      <dsp:spPr>
        <a:xfrm>
          <a:off x="3287935" y="1485721"/>
          <a:ext cx="176808" cy="842266"/>
        </a:xfrm>
        <a:custGeom>
          <a:avLst/>
          <a:gdLst/>
          <a:ahLst/>
          <a:cxnLst/>
          <a:rect l="0" t="0" r="0" b="0"/>
          <a:pathLst>
            <a:path>
              <a:moveTo>
                <a:pt x="0" y="842266"/>
              </a:moveTo>
              <a:lnTo>
                <a:pt x="88404" y="842266"/>
              </a:lnTo>
              <a:lnTo>
                <a:pt x="88404" y="0"/>
              </a:lnTo>
              <a:lnTo>
                <a:pt x="17680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54823" y="1885339"/>
        <a:ext cx="43031" cy="43031"/>
      </dsp:txXfrm>
    </dsp:sp>
    <dsp:sp modelId="{34EE5906-2D45-4892-9C94-55E21AB49F1F}">
      <dsp:nvSpPr>
        <dsp:cNvPr id="0" name=""/>
        <dsp:cNvSpPr/>
      </dsp:nvSpPr>
      <dsp:spPr>
        <a:xfrm>
          <a:off x="2011185" y="1511296"/>
          <a:ext cx="392706" cy="816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6353" y="0"/>
              </a:lnTo>
              <a:lnTo>
                <a:pt x="196353" y="816691"/>
              </a:lnTo>
              <a:lnTo>
                <a:pt x="392706" y="816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184883" y="1896987"/>
        <a:ext cx="45310" cy="45310"/>
      </dsp:txXfrm>
    </dsp:sp>
    <dsp:sp modelId="{A67C9474-77FA-4C68-9AD2-B5F1C3F0FBE2}">
      <dsp:nvSpPr>
        <dsp:cNvPr id="0" name=""/>
        <dsp:cNvSpPr/>
      </dsp:nvSpPr>
      <dsp:spPr>
        <a:xfrm>
          <a:off x="3287935" y="643454"/>
          <a:ext cx="176808" cy="5053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8404" y="0"/>
              </a:lnTo>
              <a:lnTo>
                <a:pt x="88404" y="505360"/>
              </a:lnTo>
              <a:lnTo>
                <a:pt x="176808" y="5053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62954" y="882749"/>
        <a:ext cx="26769" cy="26769"/>
      </dsp:txXfrm>
    </dsp:sp>
    <dsp:sp modelId="{FD0EC4FA-22DD-4902-9C1B-06B5F8F6E432}">
      <dsp:nvSpPr>
        <dsp:cNvPr id="0" name=""/>
        <dsp:cNvSpPr/>
      </dsp:nvSpPr>
      <dsp:spPr>
        <a:xfrm>
          <a:off x="3287935" y="643454"/>
          <a:ext cx="176808" cy="168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8404" y="0"/>
              </a:lnTo>
              <a:lnTo>
                <a:pt x="88404" y="168453"/>
              </a:lnTo>
              <a:lnTo>
                <a:pt x="176808" y="1684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70234" y="721576"/>
        <a:ext cx="12210" cy="12210"/>
      </dsp:txXfrm>
    </dsp:sp>
    <dsp:sp modelId="{87DD8E37-820A-4894-93B5-C769BDD89CB0}">
      <dsp:nvSpPr>
        <dsp:cNvPr id="0" name=""/>
        <dsp:cNvSpPr/>
      </dsp:nvSpPr>
      <dsp:spPr>
        <a:xfrm>
          <a:off x="3287935" y="475001"/>
          <a:ext cx="176808" cy="168453"/>
        </a:xfrm>
        <a:custGeom>
          <a:avLst/>
          <a:gdLst/>
          <a:ahLst/>
          <a:cxnLst/>
          <a:rect l="0" t="0" r="0" b="0"/>
          <a:pathLst>
            <a:path>
              <a:moveTo>
                <a:pt x="0" y="168453"/>
              </a:moveTo>
              <a:lnTo>
                <a:pt x="88404" y="168453"/>
              </a:lnTo>
              <a:lnTo>
                <a:pt x="88404" y="0"/>
              </a:lnTo>
              <a:lnTo>
                <a:pt x="17680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70234" y="553122"/>
        <a:ext cx="12210" cy="12210"/>
      </dsp:txXfrm>
    </dsp:sp>
    <dsp:sp modelId="{D051B5F1-67CB-46DC-8F49-94272BDDD49D}">
      <dsp:nvSpPr>
        <dsp:cNvPr id="0" name=""/>
        <dsp:cNvSpPr/>
      </dsp:nvSpPr>
      <dsp:spPr>
        <a:xfrm>
          <a:off x="3287935" y="138094"/>
          <a:ext cx="176808" cy="505360"/>
        </a:xfrm>
        <a:custGeom>
          <a:avLst/>
          <a:gdLst/>
          <a:ahLst/>
          <a:cxnLst/>
          <a:rect l="0" t="0" r="0" b="0"/>
          <a:pathLst>
            <a:path>
              <a:moveTo>
                <a:pt x="0" y="505360"/>
              </a:moveTo>
              <a:lnTo>
                <a:pt x="88404" y="505360"/>
              </a:lnTo>
              <a:lnTo>
                <a:pt x="88404" y="0"/>
              </a:lnTo>
              <a:lnTo>
                <a:pt x="176808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362954" y="377389"/>
        <a:ext cx="26769" cy="26769"/>
      </dsp:txXfrm>
    </dsp:sp>
    <dsp:sp modelId="{2CEC13A3-8E7C-4BCD-8E1A-47345251D529}">
      <dsp:nvSpPr>
        <dsp:cNvPr id="0" name=""/>
        <dsp:cNvSpPr/>
      </dsp:nvSpPr>
      <dsp:spPr>
        <a:xfrm>
          <a:off x="2011185" y="643454"/>
          <a:ext cx="392706" cy="867842"/>
        </a:xfrm>
        <a:custGeom>
          <a:avLst/>
          <a:gdLst/>
          <a:ahLst/>
          <a:cxnLst/>
          <a:rect l="0" t="0" r="0" b="0"/>
          <a:pathLst>
            <a:path>
              <a:moveTo>
                <a:pt x="0" y="867842"/>
              </a:moveTo>
              <a:lnTo>
                <a:pt x="196353" y="867842"/>
              </a:lnTo>
              <a:lnTo>
                <a:pt x="196353" y="0"/>
              </a:lnTo>
              <a:lnTo>
                <a:pt x="392706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183724" y="1053561"/>
        <a:ext cx="47627" cy="47627"/>
      </dsp:txXfrm>
    </dsp:sp>
    <dsp:sp modelId="{CE78DAA6-EC9C-4A34-B547-5AAF7C972133}">
      <dsp:nvSpPr>
        <dsp:cNvPr id="0" name=""/>
        <dsp:cNvSpPr/>
      </dsp:nvSpPr>
      <dsp:spPr>
        <a:xfrm rot="16200000">
          <a:off x="1167145" y="1376534"/>
          <a:ext cx="1418554" cy="269525"/>
        </a:xfrm>
        <a:prstGeom prst="rect">
          <a:avLst/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50" kern="1200"/>
            <a:t>Estruturação ENAJU</a:t>
          </a:r>
        </a:p>
      </dsp:txBody>
      <dsp:txXfrm>
        <a:off x="1167145" y="1376534"/>
        <a:ext cx="1418554" cy="269525"/>
      </dsp:txXfrm>
    </dsp:sp>
    <dsp:sp modelId="{881D0923-04AB-454F-99F4-48660F8E44D2}">
      <dsp:nvSpPr>
        <dsp:cNvPr id="0" name=""/>
        <dsp:cNvSpPr/>
      </dsp:nvSpPr>
      <dsp:spPr>
        <a:xfrm>
          <a:off x="2403891" y="457200"/>
          <a:ext cx="884043" cy="372508"/>
        </a:xfrm>
        <a:prstGeom prst="rect">
          <a:avLst/>
        </a:prstGeom>
        <a:solidFill>
          <a:schemeClr val="accent5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b="1" kern="1200"/>
            <a:t>B1 - Governança e Capacidade institucional</a:t>
          </a:r>
        </a:p>
      </dsp:txBody>
      <dsp:txXfrm>
        <a:off x="2403891" y="457200"/>
        <a:ext cx="884043" cy="372508"/>
      </dsp:txXfrm>
    </dsp:sp>
    <dsp:sp modelId="{0DF0C72F-3B44-4CD1-9008-D3564602D5E6}">
      <dsp:nvSpPr>
        <dsp:cNvPr id="0" name=""/>
        <dsp:cNvSpPr/>
      </dsp:nvSpPr>
      <dsp:spPr>
        <a:xfrm>
          <a:off x="3464743" y="3332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Estrutura Organizacional</a:t>
          </a:r>
        </a:p>
      </dsp:txBody>
      <dsp:txXfrm>
        <a:off x="3464743" y="3332"/>
        <a:ext cx="1295998" cy="269525"/>
      </dsp:txXfrm>
    </dsp:sp>
    <dsp:sp modelId="{893B9C56-6849-4CD6-A974-B4C0C5ACDF92}">
      <dsp:nvSpPr>
        <dsp:cNvPr id="0" name=""/>
        <dsp:cNvSpPr/>
      </dsp:nvSpPr>
      <dsp:spPr>
        <a:xfrm>
          <a:off x="3464743" y="340238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Governança</a:t>
          </a:r>
        </a:p>
      </dsp:txBody>
      <dsp:txXfrm>
        <a:off x="3464743" y="340238"/>
        <a:ext cx="1295998" cy="269525"/>
      </dsp:txXfrm>
    </dsp:sp>
    <dsp:sp modelId="{DDFB1209-5710-4820-8585-F749F86001F5}">
      <dsp:nvSpPr>
        <dsp:cNvPr id="0" name=""/>
        <dsp:cNvSpPr/>
      </dsp:nvSpPr>
      <dsp:spPr>
        <a:xfrm>
          <a:off x="3464743" y="677145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Instrumentos Normativos</a:t>
          </a:r>
        </a:p>
      </dsp:txBody>
      <dsp:txXfrm>
        <a:off x="3464743" y="677145"/>
        <a:ext cx="1295998" cy="269525"/>
      </dsp:txXfrm>
    </dsp:sp>
    <dsp:sp modelId="{780EE15E-13B9-4274-B955-3B547709A50C}">
      <dsp:nvSpPr>
        <dsp:cNvPr id="0" name=""/>
        <dsp:cNvSpPr/>
      </dsp:nvSpPr>
      <dsp:spPr>
        <a:xfrm>
          <a:off x="3464743" y="1014052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Processos de Trabalho</a:t>
          </a:r>
        </a:p>
      </dsp:txBody>
      <dsp:txXfrm>
        <a:off x="3464743" y="1014052"/>
        <a:ext cx="1295998" cy="269525"/>
      </dsp:txXfrm>
    </dsp:sp>
    <dsp:sp modelId="{6A0E7660-1806-452D-81D1-76ADC7D90F47}">
      <dsp:nvSpPr>
        <dsp:cNvPr id="0" name=""/>
        <dsp:cNvSpPr/>
      </dsp:nvSpPr>
      <dsp:spPr>
        <a:xfrm>
          <a:off x="2403891" y="2115975"/>
          <a:ext cx="884043" cy="424025"/>
        </a:xfrm>
        <a:prstGeom prst="rect">
          <a:avLst/>
        </a:prstGeom>
        <a:solidFill>
          <a:schemeClr val="accent5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B2 - </a:t>
          </a:r>
          <a:r>
            <a:rPr lang="pt-BR" sz="800" b="1" kern="1200"/>
            <a:t>Infraestrutura  de conteúdos e aprendizagem</a:t>
          </a:r>
          <a:r>
            <a:rPr lang="pt-BR" sz="800" kern="1200"/>
            <a:t> </a:t>
          </a:r>
        </a:p>
      </dsp:txBody>
      <dsp:txXfrm>
        <a:off x="2403891" y="2115975"/>
        <a:ext cx="884043" cy="424025"/>
      </dsp:txXfrm>
    </dsp:sp>
    <dsp:sp modelId="{1EFFDA82-F7F2-40E3-A569-30A3711A34A8}">
      <dsp:nvSpPr>
        <dsp:cNvPr id="0" name=""/>
        <dsp:cNvSpPr/>
      </dsp:nvSpPr>
      <dsp:spPr>
        <a:xfrm>
          <a:off x="3464743" y="1350958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Banco de Conteúdos Educacionais</a:t>
          </a:r>
        </a:p>
      </dsp:txBody>
      <dsp:txXfrm>
        <a:off x="3464743" y="1350958"/>
        <a:ext cx="1295998" cy="269525"/>
      </dsp:txXfrm>
    </dsp:sp>
    <dsp:sp modelId="{63D41102-13CD-425B-AFB4-7A6240DCDEA8}">
      <dsp:nvSpPr>
        <dsp:cNvPr id="0" name=""/>
        <dsp:cNvSpPr/>
      </dsp:nvSpPr>
      <dsp:spPr>
        <a:xfrm>
          <a:off x="3464743" y="1687865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Modernização do moodle</a:t>
          </a:r>
        </a:p>
      </dsp:txBody>
      <dsp:txXfrm>
        <a:off x="3464743" y="1687865"/>
        <a:ext cx="1295998" cy="269525"/>
      </dsp:txXfrm>
    </dsp:sp>
    <dsp:sp modelId="{B548AD43-3EEB-4736-AF6F-D4F3CE2C831F}">
      <dsp:nvSpPr>
        <dsp:cNvPr id="0" name=""/>
        <dsp:cNvSpPr/>
      </dsp:nvSpPr>
      <dsp:spPr>
        <a:xfrm>
          <a:off x="3464743" y="2024772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Painel de BI</a:t>
          </a:r>
        </a:p>
      </dsp:txBody>
      <dsp:txXfrm>
        <a:off x="3464743" y="2024772"/>
        <a:ext cx="1295998" cy="269525"/>
      </dsp:txXfrm>
    </dsp:sp>
    <dsp:sp modelId="{D1AE9EFD-4447-4AE5-AE5E-4C1E1B1C22F2}">
      <dsp:nvSpPr>
        <dsp:cNvPr id="0" name=""/>
        <dsp:cNvSpPr/>
      </dsp:nvSpPr>
      <dsp:spPr>
        <a:xfrm>
          <a:off x="3464743" y="2361679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Parcerias Institucionais</a:t>
          </a:r>
        </a:p>
      </dsp:txBody>
      <dsp:txXfrm>
        <a:off x="3464743" y="2361679"/>
        <a:ext cx="1295998" cy="269525"/>
      </dsp:txXfrm>
    </dsp:sp>
    <dsp:sp modelId="{9EE59504-1871-4584-881A-9BC90D41A7C9}">
      <dsp:nvSpPr>
        <dsp:cNvPr id="0" name=""/>
        <dsp:cNvSpPr/>
      </dsp:nvSpPr>
      <dsp:spPr>
        <a:xfrm>
          <a:off x="3464743" y="2698585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Estúdio de gravação</a:t>
          </a:r>
        </a:p>
      </dsp:txBody>
      <dsp:txXfrm>
        <a:off x="3464743" y="2698585"/>
        <a:ext cx="1295998" cy="269525"/>
      </dsp:txXfrm>
    </dsp:sp>
    <dsp:sp modelId="{2AB41D91-5827-4601-A110-6C9F84FD8D5A}">
      <dsp:nvSpPr>
        <dsp:cNvPr id="0" name=""/>
        <dsp:cNvSpPr/>
      </dsp:nvSpPr>
      <dsp:spPr>
        <a:xfrm>
          <a:off x="3464743" y="3035492"/>
          <a:ext cx="1295998" cy="269525"/>
        </a:xfrm>
        <a:prstGeom prst="rect">
          <a:avLst/>
        </a:prstGeom>
        <a:noFill/>
        <a:ln w="12700" cap="flat" cmpd="sng" algn="ctr">
          <a:solidFill>
            <a:srgbClr val="00206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>
              <a:solidFill>
                <a:srgbClr val="002060"/>
              </a:solidFill>
            </a:rPr>
            <a:t>Encontro Nacional de Escolas Judiciais</a:t>
          </a:r>
        </a:p>
      </dsp:txBody>
      <dsp:txXfrm>
        <a:off x="3464743" y="3035492"/>
        <a:ext cx="1295998" cy="2695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99a37-174d-4cd9-a65b-d34e896d2af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FFA3630C20E4DBEA84CC4EFAE42C0" ma:contentTypeVersion="18" ma:contentTypeDescription="Create a new document." ma:contentTypeScope="" ma:versionID="f2c29e5ab9953bb5a0a4bd737208af83">
  <xsd:schema xmlns:xsd="http://www.w3.org/2001/XMLSchema" xmlns:xs="http://www.w3.org/2001/XMLSchema" xmlns:p="http://schemas.microsoft.com/office/2006/metadata/properties" xmlns:ns3="bc7d5c96-7511-48bf-81ec-aebe6a1d55a3" xmlns:ns4="e2099a37-174d-4cd9-a65b-d34e896d2aff" targetNamespace="http://schemas.microsoft.com/office/2006/metadata/properties" ma:root="true" ma:fieldsID="ef8f6e65683aee86003b9303215a83da" ns3:_="" ns4:_="">
    <xsd:import namespace="bc7d5c96-7511-48bf-81ec-aebe6a1d55a3"/>
    <xsd:import namespace="e2099a37-174d-4cd9-a65b-d34e896d2af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7d5c96-7511-48bf-81ec-aebe6a1d55a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99a37-174d-4cd9-a65b-d34e896d2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D63074-16BF-4152-8AA0-7CDC884FE55F}">
  <ds:schemaRefs>
    <ds:schemaRef ds:uri="http://schemas.microsoft.com/office/2006/metadata/properties"/>
    <ds:schemaRef ds:uri="http://schemas.microsoft.com/office/infopath/2007/PartnerControls"/>
    <ds:schemaRef ds:uri="e2099a37-174d-4cd9-a65b-d34e896d2aff"/>
  </ds:schemaRefs>
</ds:datastoreItem>
</file>

<file path=customXml/itemProps2.xml><?xml version="1.0" encoding="utf-8"?>
<ds:datastoreItem xmlns:ds="http://schemas.openxmlformats.org/officeDocument/2006/customXml" ds:itemID="{21F23403-8FB8-493D-91DC-FAA40E8892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D3604C-8BE7-47F4-AA33-B307859324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1E14B3-8EA4-4668-A80D-CE2762941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7d5c96-7511-48bf-81ec-aebe6a1d55a3"/>
    <ds:schemaRef ds:uri="e2099a37-174d-4cd9-a65b-d34e896d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2842</Words>
  <Characters>16202</Characters>
  <Application>Microsoft Office Word</Application>
  <DocSecurity>4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de Oliveira Winckler</dc:creator>
  <cp:keywords/>
  <dc:description/>
  <cp:lastModifiedBy>Juliana Almeida Costa Cronemberger</cp:lastModifiedBy>
  <cp:revision>99</cp:revision>
  <cp:lastPrinted>2026-01-29T22:58:00Z</cp:lastPrinted>
  <dcterms:created xsi:type="dcterms:W3CDTF">2026-05-19T04:34:00Z</dcterms:created>
  <dcterms:modified xsi:type="dcterms:W3CDTF">2026-06-01T21:16:00Z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0x010100446FFA3630C20E4DBEA84CC4EFAE42C0</vt:lpwstr>
  </property>
  <property fmtid="{D5CDD505-2E9C-101B-9397-08002B2CF9AE}" pid="3" name="MediaServiceImageTags">
    <vt:lpwstr/>
  </property>
</Properties>
</file>